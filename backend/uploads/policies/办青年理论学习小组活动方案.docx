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Cs/>
          <w:sz w:val="44"/>
          <w:szCs w:val="44"/>
        </w:rPr>
      </w:pPr>
      <w:r>
        <w:rPr>
          <w:rFonts w:hint="eastAsia" w:ascii="方正小标宋简体" w:hAnsi="方正小标宋简体" w:eastAsia="方正小标宋简体" w:cs="方正小标宋简体"/>
          <w:bCs/>
          <w:sz w:val="44"/>
          <w:szCs w:val="44"/>
        </w:rPr>
        <w:t>“</w:t>
      </w:r>
      <w:r>
        <w:rPr>
          <w:rFonts w:hint="eastAsia" w:ascii="方正小标宋简体" w:hAnsi="方正小标宋简体" w:eastAsia="方正小标宋简体" w:cs="方正小标宋简体"/>
          <w:bCs/>
          <w:sz w:val="44"/>
          <w:szCs w:val="44"/>
          <w:lang w:val="en-US" w:eastAsia="zh-CN"/>
        </w:rPr>
        <w:t>网信‘悦’读 ‘智’入青心</w:t>
      </w:r>
      <w:r>
        <w:rPr>
          <w:rFonts w:hint="eastAsia" w:ascii="方正小标宋简体" w:hAnsi="方正小标宋简体" w:eastAsia="方正小标宋简体" w:cs="方正小标宋简体"/>
          <w:bCs/>
          <w:sz w:val="44"/>
          <w:szCs w:val="44"/>
        </w:rPr>
        <w:t>”</w:t>
      </w:r>
    </w:p>
    <w:p>
      <w:pPr>
        <w:keepNext w:val="0"/>
        <w:keepLines w:val="0"/>
        <w:pageBreakBefore w:val="0"/>
        <w:widowControl w:val="0"/>
        <w:kinsoku/>
        <w:wordWrap/>
        <w:overflowPunct/>
        <w:topLinePunct w:val="0"/>
        <w:autoSpaceDE/>
        <w:autoSpaceDN/>
        <w:bidi w:val="0"/>
        <w:adjustRightInd/>
        <w:snapToGrid/>
        <w:spacing w:line="640" w:lineRule="exact"/>
        <w:jc w:val="center"/>
        <w:textAlignment w:val="auto"/>
        <w:rPr>
          <w:rFonts w:hint="eastAsia" w:ascii="方正小标宋简体" w:hAnsi="方正小标宋简体" w:eastAsia="方正小标宋简体" w:cs="方正小标宋简体"/>
          <w:bCs/>
          <w:spacing w:val="-6"/>
          <w:sz w:val="44"/>
          <w:szCs w:val="44"/>
          <w:lang w:eastAsia="zh-CN"/>
        </w:rPr>
      </w:pPr>
      <w:r>
        <w:rPr>
          <w:rFonts w:hint="eastAsia" w:ascii="方正小标宋简体" w:hAnsi="方正小标宋简体" w:eastAsia="方正小标宋简体" w:cs="方正小标宋简体"/>
          <w:bCs/>
          <w:spacing w:val="-6"/>
          <w:sz w:val="44"/>
          <w:szCs w:val="44"/>
          <w:lang w:eastAsia="zh-CN"/>
        </w:rPr>
        <w:t>——</w:t>
      </w:r>
      <w:r>
        <w:rPr>
          <w:rFonts w:hint="eastAsia" w:ascii="方正小标宋简体" w:hAnsi="方正小标宋简体" w:eastAsia="方正小标宋简体" w:cs="方正小标宋简体"/>
          <w:bCs/>
          <w:spacing w:val="-6"/>
          <w:sz w:val="44"/>
          <w:szCs w:val="44"/>
          <w:lang w:val="en-US" w:eastAsia="zh-CN"/>
        </w:rPr>
        <w:t>省委网信办</w:t>
      </w:r>
      <w:r>
        <w:rPr>
          <w:rFonts w:hint="eastAsia" w:ascii="方正小标宋简体" w:hAnsi="方正小标宋简体" w:eastAsia="方正小标宋简体" w:cs="方正小标宋简体"/>
          <w:bCs/>
          <w:spacing w:val="-6"/>
          <w:sz w:val="44"/>
          <w:szCs w:val="44"/>
          <w:lang w:eastAsia="zh-CN"/>
        </w:rPr>
        <w:t>青年理论学习小组活动方案</w:t>
      </w:r>
    </w:p>
    <w:p>
      <w:pPr>
        <w:spacing w:line="540" w:lineRule="exact"/>
        <w:jc w:val="both"/>
        <w:rPr>
          <w:rFonts w:eastAsia="仿宋_GB2312"/>
          <w:b/>
          <w:sz w:val="28"/>
          <w:szCs w:val="28"/>
        </w:rPr>
      </w:pPr>
    </w:p>
    <w:p>
      <w:pPr>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为深入学习领会习近平文化思想、习近平总书记关于网络强国的重要思想和在福建考察时的重要讲话精神，深化巩固“深学争优、敢为争先、实干争效”行动，通过“政治引领+科技赋能+文化滋养”，探索我省AI科技前沿，拓宽青年党员干部对互联网新技术新运用的思维视野，拟联合福州市委网信办赴福州软件园开展“网信‘悦’读</w:t>
      </w:r>
      <w:del w:id="0" w:author="黄书锭" w:date="2025-05-13T19:29:17Z">
        <w:r>
          <w:rPr>
            <w:rFonts w:hint="default" w:ascii="仿宋_GB2312" w:hAnsi="仿宋_GB2312" w:eastAsia="仿宋_GB2312" w:cs="仿宋_GB2312"/>
            <w:sz w:val="32"/>
            <w:szCs w:val="32"/>
            <w:lang w:val="en-US" w:eastAsia="zh-CN"/>
          </w:rPr>
          <w:delText xml:space="preserve"> </w:delText>
        </w:r>
      </w:del>
      <w:ins w:id="1" w:author="黄书锭" w:date="2025-05-13T19:29:1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lang w:val="en-US" w:eastAsia="zh-CN"/>
        </w:rPr>
        <w:t>‘智’入青心”青年理论学习</w:t>
      </w:r>
      <w:ins w:id="2" w:author="黄书锭" w:date="2025-05-13T19:29:21Z">
        <w:r>
          <w:rPr>
            <w:rFonts w:hint="eastAsia" w:ascii="仿宋_GB2312" w:hAnsi="仿宋_GB2312" w:eastAsia="仿宋_GB2312" w:cs="仿宋_GB2312"/>
            <w:sz w:val="32"/>
            <w:szCs w:val="32"/>
            <w:lang w:val="en-US" w:eastAsia="zh-CN"/>
          </w:rPr>
          <w:t>小组</w:t>
        </w:r>
      </w:ins>
      <w:r>
        <w:rPr>
          <w:rFonts w:hint="eastAsia" w:ascii="仿宋_GB2312" w:hAnsi="仿宋_GB2312" w:eastAsia="仿宋_GB2312" w:cs="仿宋_GB2312"/>
          <w:sz w:val="32"/>
          <w:szCs w:val="32"/>
          <w:lang w:val="en-US" w:eastAsia="zh-CN"/>
        </w:rPr>
        <w:t>活动，具体方案如下。</w:t>
      </w:r>
    </w:p>
    <w:p>
      <w:pPr>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一、活动时间</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2025年</w:t>
      </w:r>
      <w:r>
        <w:rPr>
          <w:rFonts w:hint="eastAsia" w:ascii="仿宋_GB2312" w:hAnsi="仿宋_GB2312" w:eastAsia="仿宋_GB2312" w:cs="仿宋_GB2312"/>
          <w:sz w:val="32"/>
          <w:szCs w:val="32"/>
          <w:lang w:val="en-US" w:eastAsia="zh-CN"/>
        </w:rPr>
        <w:t>5</w:t>
      </w:r>
      <w:r>
        <w:rPr>
          <w:rFonts w:hint="eastAsia" w:ascii="仿宋_GB2312" w:hAnsi="仿宋_GB2312" w:eastAsia="仿宋_GB2312" w:cs="仿宋_GB2312"/>
          <w:sz w:val="32"/>
          <w:szCs w:val="32"/>
        </w:rPr>
        <w:t>月</w:t>
      </w:r>
      <w:r>
        <w:rPr>
          <w:rFonts w:hint="eastAsia" w:ascii="仿宋_GB2312" w:hAnsi="仿宋_GB2312" w:eastAsia="仿宋_GB2312" w:cs="仿宋_GB2312"/>
          <w:sz w:val="32"/>
          <w:szCs w:val="32"/>
          <w:lang w:val="en-US" w:eastAsia="zh-CN"/>
        </w:rPr>
        <w:t>26日</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lang w:val="en-US" w:eastAsia="zh-CN"/>
        </w:rPr>
        <w:t>30</w:t>
      </w:r>
      <w:r>
        <w:rPr>
          <w:rFonts w:hint="eastAsia" w:ascii="仿宋_GB2312" w:hAnsi="仿宋_GB2312" w:eastAsia="仿宋_GB2312" w:cs="仿宋_GB2312"/>
          <w:sz w:val="32"/>
          <w:szCs w:val="32"/>
        </w:rPr>
        <w:t>日（视情选择其中一天，若遇重要工作任务则顺延）</w:t>
      </w:r>
    </w:p>
    <w:p>
      <w:pPr>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二、活动地点</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福州市软件园</w:t>
      </w:r>
    </w:p>
    <w:p>
      <w:pPr>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三、活动安排</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08:30-</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0</w:t>
      </w:r>
      <w:r>
        <w:rPr>
          <w:rFonts w:hint="eastAsia" w:ascii="仿宋_GB2312" w:hAnsi="仿宋_GB2312" w:eastAsia="仿宋_GB2312" w:cs="仿宋_GB2312"/>
          <w:sz w:val="32"/>
          <w:szCs w:val="32"/>
        </w:rPr>
        <w:t xml:space="preserve">0  </w:t>
      </w:r>
      <w:bookmarkStart w:id="0" w:name="OLE_LINK2"/>
      <w:r>
        <w:rPr>
          <w:rFonts w:hint="eastAsia" w:ascii="仿宋_GB2312" w:hAnsi="仿宋_GB2312" w:eastAsia="仿宋_GB2312" w:cs="仿宋_GB2312"/>
          <w:sz w:val="32"/>
          <w:szCs w:val="32"/>
          <w:lang w:val="en-US" w:eastAsia="zh-CN"/>
        </w:rPr>
        <w:t>前往福州软件园，</w:t>
      </w:r>
      <w:r>
        <w:rPr>
          <w:rFonts w:hint="eastAsia" w:ascii="仿宋_GB2312" w:hAnsi="仿宋_GB2312" w:eastAsia="仿宋_GB2312" w:cs="仿宋_GB2312"/>
          <w:sz w:val="32"/>
          <w:szCs w:val="32"/>
        </w:rPr>
        <w:t>参</w:t>
      </w:r>
      <w:r>
        <w:rPr>
          <w:rFonts w:hint="eastAsia" w:ascii="仿宋_GB2312" w:hAnsi="仿宋_GB2312" w:eastAsia="仿宋_GB2312" w:cs="仿宋_GB2312"/>
          <w:sz w:val="32"/>
          <w:szCs w:val="32"/>
          <w:lang w:val="en-US" w:eastAsia="zh-CN"/>
        </w:rPr>
        <w:t>访</w:t>
      </w:r>
      <w:r>
        <w:rPr>
          <w:rFonts w:hint="eastAsia" w:ascii="仿宋_GB2312" w:hAnsi="仿宋_GB2312" w:eastAsia="仿宋_GB2312" w:cs="仿宋_GB2312"/>
          <w:sz w:val="32"/>
          <w:szCs w:val="32"/>
        </w:rPr>
        <w:t>恒鸿达科技有限公司</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00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10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0  参</w:t>
      </w:r>
      <w:r>
        <w:rPr>
          <w:rFonts w:hint="eastAsia" w:ascii="仿宋_GB2312" w:hAnsi="仿宋_GB2312" w:eastAsia="仿宋_GB2312" w:cs="仿宋_GB2312"/>
          <w:sz w:val="32"/>
          <w:szCs w:val="32"/>
          <w:lang w:val="en-US" w:eastAsia="zh-CN"/>
        </w:rPr>
        <w:t>访</w:t>
      </w:r>
      <w:r>
        <w:rPr>
          <w:rFonts w:hint="eastAsia" w:ascii="仿宋_GB2312" w:hAnsi="仿宋_GB2312" w:eastAsia="仿宋_GB2312" w:cs="仿宋_GB2312"/>
          <w:sz w:val="32"/>
          <w:szCs w:val="32"/>
        </w:rPr>
        <w:t>“数字中国·实践起点”展厅</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0</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0-</w:t>
      </w:r>
      <w:r>
        <w:rPr>
          <w:rFonts w:hint="eastAsia" w:ascii="仿宋_GB2312" w:hAnsi="仿宋_GB2312" w:eastAsia="仿宋_GB2312" w:cs="仿宋_GB2312"/>
          <w:sz w:val="32"/>
          <w:szCs w:val="32"/>
          <w:lang w:val="en-US" w:eastAsia="zh-CN"/>
        </w:rPr>
        <w:t>11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 xml:space="preserve">0  </w:t>
      </w:r>
      <w:r>
        <w:rPr>
          <w:rFonts w:hint="eastAsia" w:ascii="仿宋_GB2312" w:hAnsi="仿宋_GB2312" w:eastAsia="仿宋_GB2312" w:cs="仿宋_GB2312"/>
          <w:sz w:val="32"/>
          <w:szCs w:val="32"/>
          <w:lang w:val="en-US" w:eastAsia="zh-CN"/>
        </w:rPr>
        <w:t>开展青年党员干部</w:t>
      </w:r>
      <w:r>
        <w:rPr>
          <w:rFonts w:hint="eastAsia" w:ascii="仿宋_GB2312" w:hAnsi="仿宋_GB2312" w:eastAsia="仿宋_GB2312" w:cs="仿宋_GB2312"/>
          <w:sz w:val="32"/>
          <w:szCs w:val="32"/>
        </w:rPr>
        <w:t>座谈学习交流</w:t>
      </w:r>
      <w:r>
        <w:rPr>
          <w:rFonts w:hint="eastAsia" w:ascii="仿宋_GB2312" w:hAnsi="仿宋_GB2312" w:eastAsia="仿宋_GB2312" w:cs="仿宋_GB2312"/>
          <w:sz w:val="32"/>
          <w:szCs w:val="32"/>
          <w:lang w:eastAsia="zh-CN"/>
        </w:rPr>
        <w:t>，</w:t>
      </w:r>
      <w:bookmarkEnd w:id="0"/>
      <w:r>
        <w:rPr>
          <w:rFonts w:hint="eastAsia" w:ascii="仿宋_GB2312" w:hAnsi="仿宋_GB2312" w:eastAsia="仿宋_GB2312" w:cs="仿宋_GB2312"/>
          <w:sz w:val="32"/>
          <w:szCs w:val="32"/>
          <w:lang w:val="en-US" w:eastAsia="zh-CN"/>
        </w:rPr>
        <w:t>结合工作实际，</w:t>
      </w:r>
      <w:r>
        <w:rPr>
          <w:rFonts w:hint="eastAsia" w:ascii="仿宋_GB2312" w:hAnsi="仿宋_GB2312" w:eastAsia="仿宋_GB2312" w:cs="仿宋_GB2312"/>
          <w:color w:val="000000"/>
          <w:kern w:val="0"/>
          <w:sz w:val="32"/>
          <w:szCs w:val="32"/>
          <w:lang w:bidi="mr-IN"/>
        </w:rPr>
        <w:t>围绕</w:t>
      </w:r>
      <w:r>
        <w:rPr>
          <w:rFonts w:hint="eastAsia" w:ascii="仿宋_GB2312" w:hAnsi="仿宋_GB2312" w:eastAsia="仿宋_GB2312" w:cs="仿宋_GB2312"/>
          <w:color w:val="000000"/>
          <w:kern w:val="0"/>
          <w:sz w:val="32"/>
          <w:szCs w:val="32"/>
          <w:lang w:val="en-US" w:eastAsia="zh-CN" w:bidi="mr-IN"/>
        </w:rPr>
        <w:t>当前AI产业发展以及如何学、如何用、如何管等方面</w:t>
      </w:r>
      <w:r>
        <w:rPr>
          <w:rFonts w:hint="eastAsia" w:ascii="仿宋_GB2312" w:hAnsi="仿宋_GB2312" w:eastAsia="仿宋_GB2312" w:cs="仿宋_GB2312"/>
          <w:sz w:val="32"/>
          <w:szCs w:val="32"/>
        </w:rPr>
        <w:t>，</w:t>
      </w:r>
      <w:r>
        <w:rPr>
          <w:rFonts w:hint="eastAsia" w:ascii="仿宋_GB2312" w:hAnsi="仿宋_GB2312" w:eastAsia="仿宋_GB2312" w:cs="仿宋_GB2312"/>
          <w:color w:val="000000"/>
          <w:kern w:val="0"/>
          <w:sz w:val="32"/>
          <w:szCs w:val="32"/>
          <w:lang w:bidi="mr-IN"/>
        </w:rPr>
        <w:t>交流心得体会</w:t>
      </w:r>
      <w:r>
        <w:rPr>
          <w:rFonts w:hint="eastAsia" w:ascii="仿宋_GB2312" w:hAnsi="仿宋_GB2312" w:eastAsia="仿宋_GB2312" w:cs="仿宋_GB2312"/>
          <w:color w:val="000000"/>
          <w:kern w:val="0"/>
          <w:sz w:val="32"/>
          <w:szCs w:val="32"/>
          <w:lang w:eastAsia="zh-CN" w:bidi="mr-IN"/>
        </w:rPr>
        <w:t>。</w:t>
      </w:r>
    </w:p>
    <w:p>
      <w:pPr>
        <w:keepNext w:val="0"/>
        <w:keepLines w:val="0"/>
        <w:pageBreakBefore w:val="0"/>
        <w:kinsoku/>
        <w:wordWrap/>
        <w:overflowPunct/>
        <w:topLinePunct w:val="0"/>
        <w:bidi w:val="0"/>
        <w:adjustRightInd/>
        <w:snapToGrid/>
        <w:spacing w:line="240" w:lineRule="auto"/>
        <w:ind w:firstLine="64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sz w:val="32"/>
          <w:szCs w:val="32"/>
        </w:rPr>
        <w:t>1</w:t>
      </w: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val="en-US" w:eastAsia="zh-CN"/>
        </w:rPr>
        <w:t>3</w:t>
      </w:r>
      <w:r>
        <w:rPr>
          <w:rFonts w:hint="eastAsia" w:ascii="仿宋_GB2312" w:hAnsi="仿宋_GB2312" w:eastAsia="仿宋_GB2312" w:cs="仿宋_GB2312"/>
          <w:sz w:val="32"/>
          <w:szCs w:val="32"/>
        </w:rPr>
        <w:t>0-</w:t>
      </w:r>
      <w:r>
        <w:rPr>
          <w:rFonts w:hint="eastAsia" w:ascii="仿宋_GB2312" w:hAnsi="仿宋_GB2312" w:eastAsia="仿宋_GB2312" w:cs="仿宋_GB2312"/>
          <w:sz w:val="32"/>
          <w:szCs w:val="32"/>
          <w:lang w:val="en-US" w:eastAsia="zh-CN"/>
        </w:rPr>
        <w:t>12</w:t>
      </w:r>
      <w:r>
        <w:rPr>
          <w:rFonts w:hint="eastAsia" w:ascii="仿宋_GB2312" w:hAnsi="仿宋_GB2312" w:eastAsia="仿宋_GB2312" w:cs="仿宋_GB2312"/>
          <w:sz w:val="32"/>
          <w:szCs w:val="32"/>
        </w:rPr>
        <w:t>:00  返程</w:t>
      </w:r>
    </w:p>
    <w:p>
      <w:pPr>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黑体" w:hAnsi="黑体" w:eastAsia="黑体" w:cs="黑体"/>
          <w:sz w:val="32"/>
          <w:szCs w:val="32"/>
        </w:rPr>
      </w:pPr>
      <w:r>
        <w:rPr>
          <w:rFonts w:hint="eastAsia" w:ascii="黑体" w:hAnsi="黑体" w:eastAsia="黑体" w:cs="黑体"/>
          <w:sz w:val="32"/>
          <w:szCs w:val="32"/>
        </w:rPr>
        <w:t>四、参加人员</w:t>
      </w:r>
    </w:p>
    <w:p>
      <w:pPr>
        <w:pStyle w:val="7"/>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仿宋_GB2312" w:hAnsi="仿宋_GB2312" w:eastAsia="仿宋_GB2312" w:cs="仿宋_GB2312"/>
          <w:color w:val="000000"/>
          <w:kern w:val="0"/>
          <w:sz w:val="32"/>
          <w:szCs w:val="32"/>
          <w:lang w:val="en-US" w:eastAsia="zh-CN" w:bidi="mr-IN"/>
        </w:rPr>
      </w:pPr>
      <w:r>
        <w:rPr>
          <w:rFonts w:hint="eastAsia" w:ascii="仿宋_GB2312" w:hAnsi="仿宋_GB2312" w:eastAsia="仿宋_GB2312" w:cs="仿宋_GB2312"/>
          <w:color w:val="000000"/>
          <w:kern w:val="0"/>
          <w:sz w:val="32"/>
          <w:szCs w:val="32"/>
          <w:lang w:bidi="mr-IN"/>
        </w:rPr>
        <w:t>1.</w:t>
      </w:r>
      <w:r>
        <w:rPr>
          <w:rFonts w:hint="eastAsia" w:ascii="仿宋_GB2312" w:hAnsi="仿宋_GB2312" w:eastAsia="仿宋_GB2312" w:cs="仿宋_GB2312"/>
          <w:color w:val="000000"/>
          <w:kern w:val="0"/>
          <w:sz w:val="32"/>
          <w:szCs w:val="32"/>
          <w:lang w:val="en-US" w:eastAsia="zh-CN" w:bidi="mr-IN"/>
        </w:rPr>
        <w:t>1位办领导</w:t>
      </w:r>
    </w:p>
    <w:p>
      <w:pPr>
        <w:pStyle w:val="7"/>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仿宋_GB2312" w:hAnsi="仿宋_GB2312" w:eastAsia="仿宋_GB2312" w:cs="仿宋_GB2312"/>
          <w:color w:val="000000"/>
          <w:kern w:val="0"/>
          <w:sz w:val="32"/>
          <w:szCs w:val="32"/>
          <w:lang w:val="en-US" w:eastAsia="zh-CN" w:bidi="mr-IN"/>
        </w:rPr>
      </w:pPr>
      <w:r>
        <w:rPr>
          <w:rFonts w:hint="eastAsia" w:ascii="仿宋_GB2312" w:hAnsi="仿宋_GB2312" w:eastAsia="仿宋_GB2312" w:cs="仿宋_GB2312"/>
          <w:color w:val="000000"/>
          <w:kern w:val="0"/>
          <w:sz w:val="32"/>
          <w:szCs w:val="32"/>
          <w:lang w:val="en-US" w:eastAsia="zh-CN" w:bidi="mr-IN"/>
        </w:rPr>
        <w:t>2.办青年理论学习小组成员代表</w:t>
      </w:r>
    </w:p>
    <w:p>
      <w:pPr>
        <w:pStyle w:val="7"/>
        <w:keepNext w:val="0"/>
        <w:keepLines w:val="0"/>
        <w:pageBreakBefore w:val="0"/>
        <w:kinsoku/>
        <w:wordWrap/>
        <w:overflowPunct/>
        <w:topLinePunct w:val="0"/>
        <w:bidi w:val="0"/>
        <w:adjustRightInd/>
        <w:snapToGrid/>
        <w:spacing w:line="240" w:lineRule="auto"/>
        <w:ind w:firstLine="640" w:firstLineChars="200"/>
        <w:jc w:val="both"/>
        <w:textAlignment w:val="auto"/>
        <w:rPr>
          <w:rFonts w:hint="eastAsia" w:ascii="仿宋_GB2312" w:hAnsi="仿宋_GB2312" w:eastAsia="仿宋_GB2312" w:cs="仿宋_GB2312"/>
          <w:color w:val="000000"/>
          <w:kern w:val="0"/>
          <w:sz w:val="32"/>
          <w:szCs w:val="32"/>
          <w:lang w:val="en-US" w:eastAsia="zh-CN" w:bidi="mr-IN"/>
        </w:rPr>
      </w:pPr>
      <w:r>
        <w:rPr>
          <w:rFonts w:hint="eastAsia" w:ascii="仿宋_GB2312" w:hAnsi="仿宋_GB2312" w:eastAsia="仿宋_GB2312" w:cs="仿宋_GB2312"/>
          <w:color w:val="000000"/>
          <w:kern w:val="0"/>
          <w:sz w:val="32"/>
          <w:szCs w:val="32"/>
          <w:lang w:val="en-US" w:eastAsia="zh-CN" w:bidi="mr-IN"/>
        </w:rPr>
        <w:t>3.福州市委网信办青年党员干部代表</w:t>
      </w:r>
    </w:p>
    <w:p>
      <w:pPr>
        <w:ind w:firstLine="630"/>
        <w:jc w:val="both"/>
        <w:rPr>
          <w:rFonts w:hint="eastAsia" w:ascii="黑体" w:hAnsi="黑体" w:eastAsia="黑体" w:cs="黑体"/>
          <w:sz w:val="32"/>
          <w:szCs w:val="32"/>
        </w:rPr>
      </w:pPr>
      <w:r>
        <w:rPr>
          <w:rFonts w:hint="eastAsia" w:ascii="黑体" w:hAnsi="黑体" w:eastAsia="黑体" w:cs="黑体"/>
          <w:sz w:val="32"/>
          <w:szCs w:val="32"/>
        </w:rPr>
        <w:t>五、相关事项</w:t>
      </w:r>
    </w:p>
    <w:p>
      <w:pPr>
        <w:ind w:firstLine="640" w:firstLineChars="200"/>
        <w:jc w:val="both"/>
        <w:rPr>
          <w:rFonts w:hint="eastAsia" w:ascii="仿宋_GB2312" w:hAnsi="仿宋_GB2312" w:eastAsia="仿宋_GB2312" w:cs="仿宋_GB2312"/>
          <w:sz w:val="32"/>
          <w:szCs w:val="32"/>
          <w:lang w:eastAsia="zh-CN"/>
        </w:rPr>
      </w:pPr>
      <w:r>
        <w:rPr>
          <w:rFonts w:hint="eastAsia" w:ascii="仿宋_GB2312" w:hAnsi="仿宋_GB2312" w:eastAsia="仿宋_GB2312" w:cs="仿宋_GB2312"/>
          <w:sz w:val="32"/>
          <w:szCs w:val="32"/>
          <w:lang w:val="en-US" w:eastAsia="zh-CN"/>
        </w:rPr>
        <w:t>1.</w:t>
      </w:r>
      <w:r>
        <w:rPr>
          <w:rFonts w:hint="eastAsia" w:ascii="仿宋_GB2312" w:hAnsi="仿宋_GB2312" w:eastAsia="仿宋_GB2312" w:cs="仿宋_GB2312"/>
          <w:sz w:val="32"/>
          <w:szCs w:val="32"/>
          <w:lang w:eastAsia="zh-CN"/>
        </w:rPr>
        <w:t>办青年理论学习小组、机关团支部</w:t>
      </w:r>
      <w:r>
        <w:rPr>
          <w:rFonts w:hint="eastAsia" w:ascii="仿宋_GB2312" w:hAnsi="仿宋_GB2312" w:eastAsia="仿宋_GB2312" w:cs="仿宋_GB2312"/>
          <w:sz w:val="32"/>
          <w:szCs w:val="32"/>
        </w:rPr>
        <w:t>发动青年</w:t>
      </w:r>
      <w:r>
        <w:rPr>
          <w:rFonts w:hint="eastAsia" w:ascii="仿宋_GB2312" w:hAnsi="仿宋_GB2312" w:eastAsia="仿宋_GB2312" w:cs="仿宋_GB2312"/>
          <w:sz w:val="32"/>
          <w:szCs w:val="32"/>
          <w:lang w:val="en-US" w:eastAsia="zh-CN"/>
        </w:rPr>
        <w:t>党员</w:t>
      </w:r>
      <w:r>
        <w:rPr>
          <w:rFonts w:hint="eastAsia" w:ascii="仿宋_GB2312" w:hAnsi="仿宋_GB2312" w:eastAsia="仿宋_GB2312" w:cs="仿宋_GB2312"/>
          <w:sz w:val="32"/>
          <w:szCs w:val="32"/>
        </w:rPr>
        <w:t>干部积极响应、踊跃参与，选派</w:t>
      </w: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名青年</w:t>
      </w:r>
      <w:r>
        <w:rPr>
          <w:rFonts w:hint="eastAsia" w:ascii="仿宋_GB2312" w:hAnsi="仿宋_GB2312" w:eastAsia="仿宋_GB2312" w:cs="仿宋_GB2312"/>
          <w:sz w:val="32"/>
          <w:szCs w:val="32"/>
          <w:lang w:val="en-US" w:eastAsia="zh-CN"/>
        </w:rPr>
        <w:t>党员</w:t>
      </w:r>
      <w:r>
        <w:rPr>
          <w:rFonts w:hint="eastAsia" w:ascii="仿宋_GB2312" w:hAnsi="仿宋_GB2312" w:eastAsia="仿宋_GB2312" w:cs="仿宋_GB2312"/>
          <w:sz w:val="32"/>
          <w:szCs w:val="32"/>
        </w:rPr>
        <w:t>干部代表</w:t>
      </w:r>
      <w:r>
        <w:rPr>
          <w:rFonts w:hint="eastAsia" w:ascii="仿宋_GB2312" w:hAnsi="仿宋_GB2312" w:eastAsia="仿宋_GB2312" w:cs="仿宋_GB2312"/>
          <w:sz w:val="32"/>
          <w:szCs w:val="32"/>
          <w:lang w:eastAsia="zh-CN"/>
        </w:rPr>
        <w:t>作</w:t>
      </w:r>
      <w:r>
        <w:rPr>
          <w:rFonts w:hint="eastAsia" w:ascii="仿宋_GB2312" w:hAnsi="仿宋_GB2312" w:eastAsia="仿宋_GB2312" w:cs="仿宋_GB2312"/>
          <w:sz w:val="32"/>
          <w:szCs w:val="32"/>
        </w:rPr>
        <w:t>交流发言</w:t>
      </w:r>
      <w:r>
        <w:rPr>
          <w:rFonts w:hint="eastAsia" w:ascii="仿宋_GB2312" w:hAnsi="仿宋_GB2312" w:eastAsia="仿宋_GB2312" w:cs="仿宋_GB2312"/>
          <w:sz w:val="32"/>
          <w:szCs w:val="32"/>
          <w:lang w:val="en-US" w:eastAsia="zh-CN"/>
        </w:rPr>
        <w:t>；福州市委网信办选派2名青年党员干部代表作交流发言</w:t>
      </w:r>
      <w:r>
        <w:rPr>
          <w:rFonts w:hint="eastAsia" w:ascii="仿宋_GB2312" w:hAnsi="仿宋_GB2312" w:eastAsia="仿宋_GB2312" w:cs="仿宋_GB2312"/>
          <w:sz w:val="32"/>
          <w:szCs w:val="32"/>
          <w:lang w:eastAsia="zh-CN"/>
        </w:rPr>
        <w:t>。</w:t>
      </w:r>
    </w:p>
    <w:p>
      <w:pPr>
        <w:ind w:firstLine="640" w:firstLineChars="2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2</w:t>
      </w:r>
      <w:r>
        <w:rPr>
          <w:rFonts w:hint="eastAsia" w:ascii="仿宋_GB2312" w:hAnsi="仿宋_GB2312" w:eastAsia="仿宋_GB2312" w:cs="仿宋_GB2312"/>
          <w:sz w:val="32"/>
          <w:szCs w:val="32"/>
        </w:rPr>
        <w:t>.</w:t>
      </w:r>
      <w:r>
        <w:rPr>
          <w:rFonts w:hint="eastAsia" w:ascii="仿宋_GB2312" w:hAnsi="仿宋_GB2312" w:eastAsia="仿宋_GB2312" w:cs="仿宋_GB2312"/>
          <w:sz w:val="32"/>
          <w:szCs w:val="32"/>
          <w:lang w:eastAsia="zh-CN"/>
        </w:rPr>
        <w:t>办青年理论学习小组第2小组</w:t>
      </w:r>
      <w:r>
        <w:rPr>
          <w:rFonts w:hint="eastAsia" w:ascii="仿宋_GB2312" w:hAnsi="仿宋_GB2312" w:eastAsia="仿宋_GB2312" w:cs="仿宋_GB2312"/>
          <w:sz w:val="32"/>
          <w:szCs w:val="32"/>
          <w:lang w:val="en-US" w:eastAsia="zh-CN"/>
        </w:rPr>
        <w:t>负责拟定活动方案、发出活动通知、收集参加人员名单、撰写信息稿等。</w:t>
      </w:r>
    </w:p>
    <w:p>
      <w:pPr>
        <w:ind w:firstLine="640" w:firstLineChars="200"/>
        <w:jc w:val="both"/>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3.使用闽盾公司车辆闽AC5363，核载16人。</w:t>
      </w: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jc w:val="center"/>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sz w:val="32"/>
          <w:szCs w:val="32"/>
          <w:lang w:val="en-US" w:eastAsia="zh-CN"/>
        </w:rPr>
        <w:t xml:space="preserve">                     </w:t>
      </w:r>
      <w:del w:id="3" w:author="黄书锭" w:date="2025-05-13T19:30:12Z">
        <w:bookmarkStart w:id="1" w:name="_GoBack"/>
        <w:bookmarkEnd w:id="1"/>
        <w:r>
          <w:rPr>
            <w:rFonts w:hint="eastAsia" w:ascii="仿宋_GB2312" w:hAnsi="仿宋_GB2312" w:eastAsia="仿宋_GB2312" w:cs="仿宋_GB2312"/>
            <w:sz w:val="32"/>
            <w:szCs w:val="32"/>
            <w:lang w:val="en-US" w:eastAsia="zh-CN"/>
          </w:rPr>
          <w:delText xml:space="preserve"> </w:delText>
        </w:r>
      </w:del>
      <w:del w:id="4" w:author="黄书锭" w:date="2025-05-13T19:30:11Z">
        <w:r>
          <w:rPr>
            <w:rFonts w:hint="eastAsia" w:ascii="仿宋_GB2312" w:hAnsi="仿宋_GB2312" w:eastAsia="仿宋_GB2312" w:cs="仿宋_GB2312"/>
            <w:sz w:val="32"/>
            <w:szCs w:val="32"/>
            <w:lang w:val="en-US" w:eastAsia="zh-CN"/>
          </w:rPr>
          <w:delText xml:space="preserve">       </w:delText>
        </w:r>
      </w:del>
      <w:del w:id="5" w:author="黄书锭" w:date="2025-05-13T19:30:10Z">
        <w:r>
          <w:rPr>
            <w:rFonts w:hint="eastAsia" w:ascii="仿宋_GB2312" w:hAnsi="仿宋_GB2312" w:eastAsia="仿宋_GB2312" w:cs="仿宋_GB2312"/>
            <w:sz w:val="32"/>
            <w:szCs w:val="32"/>
            <w:lang w:val="en-US" w:eastAsia="zh-CN"/>
          </w:rPr>
          <w:delText xml:space="preserve">      </w:delText>
        </w:r>
      </w:del>
      <w:del w:id="6" w:author="黄书锭" w:date="2025-05-13T19:30:09Z">
        <w:r>
          <w:rPr>
            <w:rFonts w:hint="eastAsia" w:ascii="仿宋_GB2312" w:hAnsi="仿宋_GB2312" w:eastAsia="仿宋_GB2312" w:cs="仿宋_GB2312"/>
            <w:sz w:val="32"/>
            <w:szCs w:val="32"/>
            <w:lang w:val="en-US" w:eastAsia="zh-CN"/>
          </w:rPr>
          <w:delText xml:space="preserve"> </w:delText>
        </w:r>
      </w:del>
      <w:r>
        <w:rPr>
          <w:rFonts w:hint="eastAsia" w:ascii="仿宋_GB2312" w:hAnsi="仿宋_GB2312" w:eastAsia="仿宋_GB2312" w:cs="仿宋_GB2312"/>
          <w:sz w:val="32"/>
          <w:szCs w:val="32"/>
          <w:lang w:val="en-US" w:eastAsia="zh-CN"/>
        </w:rPr>
        <w:t>机关党委</w:t>
      </w:r>
    </w:p>
    <w:p>
      <w:pPr>
        <w:jc w:val="center"/>
        <w:rPr>
          <w:rFonts w:hint="default" w:ascii="仿宋_GB2312" w:hAnsi="仿宋_GB2312" w:eastAsia="仿宋_GB2312" w:cs="仿宋_GB2312"/>
          <w:sz w:val="32"/>
          <w:szCs w:val="32"/>
          <w:lang w:val="en-US" w:eastAsia="zh-CN"/>
        </w:rPr>
        <w:pPrChange w:id="7" w:author="黄书锭" w:date="2025-05-13T19:30:05Z">
          <w:pPr>
            <w:jc w:val="right"/>
          </w:pPr>
        </w:pPrChange>
      </w:pPr>
      <w:ins w:id="8" w:author="黄书锭" w:date="2025-05-13T19:30:06Z">
        <w:r>
          <w:rPr>
            <w:rFonts w:hint="eastAsia" w:ascii="仿宋_GB2312" w:hAnsi="仿宋_GB2312" w:eastAsia="仿宋_GB2312" w:cs="仿宋_GB2312"/>
            <w:sz w:val="32"/>
            <w:szCs w:val="32"/>
            <w:lang w:val="en-US" w:eastAsia="zh-CN"/>
          </w:rPr>
          <w:t xml:space="preserve">    </w:t>
        </w:r>
      </w:ins>
      <w:ins w:id="9" w:author="黄书锭" w:date="2025-05-13T19:30:07Z">
        <w:r>
          <w:rPr>
            <w:rFonts w:hint="eastAsia" w:ascii="仿宋_GB2312" w:hAnsi="仿宋_GB2312" w:eastAsia="仿宋_GB2312" w:cs="仿宋_GB2312"/>
            <w:sz w:val="32"/>
            <w:szCs w:val="32"/>
            <w:lang w:val="en-US" w:eastAsia="zh-CN"/>
          </w:rPr>
          <w:t xml:space="preserve">                 </w:t>
        </w:r>
      </w:ins>
      <w:r>
        <w:rPr>
          <w:rFonts w:hint="eastAsia" w:ascii="仿宋_GB2312" w:hAnsi="仿宋_GB2312" w:eastAsia="仿宋_GB2312" w:cs="仿宋_GB2312"/>
          <w:sz w:val="32"/>
          <w:szCs w:val="32"/>
          <w:lang w:val="en-US" w:eastAsia="zh-CN"/>
        </w:rPr>
        <w:t>2025年5月13日</w:t>
      </w: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rPr>
          <w:rFonts w:hint="eastAsia" w:ascii="仿宋_GB2312" w:hAnsi="仿宋_GB2312" w:eastAsia="仿宋_GB2312" w:cs="仿宋_GB2312"/>
          <w:sz w:val="32"/>
          <w:szCs w:val="32"/>
        </w:rPr>
      </w:pP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r>
        <w:rPr>
          <w:rFonts w:hint="eastAsia" w:ascii="方正小标宋简体" w:hAnsi="方正小标宋简体" w:eastAsia="方正小标宋简体" w:cs="方正小标宋简体"/>
          <w:sz w:val="44"/>
          <w:szCs w:val="44"/>
          <w:lang w:val="en-US" w:eastAsia="zh-CN"/>
        </w:rPr>
        <w:t>活动地点简介</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hAnsi="方正小标宋简体" w:eastAsia="方正小标宋简体" w:cs="方正小标宋简体"/>
          <w:sz w:val="44"/>
          <w:szCs w:val="44"/>
          <w:lang w:val="en-US" w:eastAsia="zh-CN"/>
        </w:rPr>
      </w:pPr>
    </w:p>
    <w:p>
      <w:pPr>
        <w:keepNext w:val="0"/>
        <w:keepLines w:val="0"/>
        <w:pageBreakBefore w:val="0"/>
        <w:widowControl w:val="0"/>
        <w:kinsoku/>
        <w:wordWrap/>
        <w:overflowPunct/>
        <w:topLinePunct w:val="0"/>
        <w:autoSpaceDE/>
        <w:autoSpaceDN/>
        <w:bidi w:val="0"/>
        <w:adjustRightInd w:val="0"/>
        <w:snapToGrid w:val="0"/>
        <w:spacing w:line="620" w:lineRule="exact"/>
        <w:ind w:firstLine="64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1.福州软件园：</w:t>
      </w:r>
      <w:r>
        <w:rPr>
          <w:rFonts w:hint="eastAsia" w:ascii="仿宋_GB2312" w:hAnsi="仿宋_GB2312" w:eastAsia="仿宋_GB2312" w:cs="仿宋_GB2312"/>
          <w:sz w:val="32"/>
          <w:szCs w:val="32"/>
          <w:lang w:val="en-US" w:eastAsia="zh-CN"/>
        </w:rPr>
        <w:t>于1999年3月动工兴建，同年被国家科技部认定为“国家火炬计划软件产业基地”，是福建省迄今为止最大的软件产业园区。目前园区已汇聚1700多家企业，在软件和信息技术服务、光电芯片智造、新一代信息技术和产业创新服务“3+1”产业集群基础上，重点聚焦数字化转型、人工智能等产业和技术方向，夯实创新型都市产业发展基础。</w:t>
      </w:r>
    </w:p>
    <w:p>
      <w:pPr>
        <w:keepNext w:val="0"/>
        <w:keepLines w:val="0"/>
        <w:pageBreakBefore w:val="0"/>
        <w:widowControl w:val="0"/>
        <w:kinsoku/>
        <w:wordWrap/>
        <w:overflowPunct/>
        <w:topLinePunct w:val="0"/>
        <w:autoSpaceDE/>
        <w:autoSpaceDN/>
        <w:bidi w:val="0"/>
        <w:adjustRightInd w:val="0"/>
        <w:snapToGrid w:val="0"/>
        <w:spacing w:line="620" w:lineRule="exact"/>
        <w:ind w:firstLine="642" w:firstLineChars="200"/>
        <w:jc w:val="both"/>
        <w:textAlignment w:val="auto"/>
        <w:rPr>
          <w:rFonts w:hint="eastAsia" w:ascii="仿宋_GB2312" w:hAnsi="仿宋_GB2312" w:eastAsia="仿宋_GB2312" w:cs="仿宋_GB2312"/>
          <w:sz w:val="32"/>
          <w:szCs w:val="32"/>
          <w:lang w:val="en-US" w:eastAsia="zh-CN"/>
        </w:rPr>
      </w:pPr>
      <w:r>
        <w:rPr>
          <w:rFonts w:hint="eastAsia" w:ascii="仿宋_GB2312" w:hAnsi="仿宋_GB2312" w:eastAsia="仿宋_GB2312" w:cs="仿宋_GB2312"/>
          <w:b/>
          <w:bCs/>
          <w:sz w:val="32"/>
          <w:szCs w:val="32"/>
          <w:lang w:val="en-US" w:eastAsia="zh-CN"/>
        </w:rPr>
        <w:t>2.“数字中国·实践起点”展厅：</w:t>
      </w:r>
      <w:r>
        <w:rPr>
          <w:rFonts w:hint="eastAsia" w:ascii="仿宋_GB2312" w:hAnsi="仿宋_GB2312" w:eastAsia="仿宋_GB2312" w:cs="仿宋_GB2312"/>
          <w:sz w:val="32"/>
          <w:szCs w:val="32"/>
          <w:lang w:val="en-US" w:eastAsia="zh-CN"/>
        </w:rPr>
        <w:t>是“数字福建”战略的示范窗口，追溯了2000年“数字福建”建设启动以来的发展历程。展厅作为研学基地，通过多媒体视听、AR/VR（如数字人互动、鸿蒙生态体验）、全息投影（如三星堆“视觉面具”）等体验式学习，量子通信、低空经济无人机、具身智能机器人（如超仿生机器人“小柒”）等硬核科技，传播数字中国理念，展示我省在数字政府、数字经济、数字社会等领域的创新实践。</w:t>
      </w:r>
    </w:p>
    <w:p>
      <w:pPr>
        <w:keepNext w:val="0"/>
        <w:keepLines w:val="0"/>
        <w:pageBreakBefore w:val="0"/>
        <w:widowControl w:val="0"/>
        <w:kinsoku/>
        <w:wordWrap/>
        <w:overflowPunct/>
        <w:topLinePunct w:val="0"/>
        <w:autoSpaceDE/>
        <w:autoSpaceDN/>
        <w:bidi w:val="0"/>
        <w:adjustRightInd w:val="0"/>
        <w:snapToGrid w:val="0"/>
        <w:spacing w:line="620" w:lineRule="exact"/>
        <w:ind w:firstLine="642" w:firstLineChars="200"/>
        <w:jc w:val="both"/>
        <w:textAlignment w:val="auto"/>
        <w:rPr>
          <w:rFonts w:hint="eastAsia" w:ascii="仿宋_GB2312" w:hAnsi="仿宋_GB2312" w:eastAsia="仿宋_GB2312" w:cs="仿宋_GB2312"/>
          <w:sz w:val="32"/>
          <w:szCs w:val="32"/>
        </w:rPr>
      </w:pPr>
      <w:r>
        <w:rPr>
          <w:rFonts w:hint="eastAsia" w:ascii="仿宋_GB2312" w:hAnsi="仿宋_GB2312" w:eastAsia="仿宋_GB2312" w:cs="仿宋_GB2312"/>
          <w:b/>
          <w:bCs/>
          <w:sz w:val="32"/>
          <w:szCs w:val="32"/>
          <w:lang w:val="en-US" w:eastAsia="zh-CN"/>
        </w:rPr>
        <w:t>3.恒鸿达科技有限公司：</w:t>
      </w:r>
      <w:r>
        <w:rPr>
          <w:rFonts w:hint="eastAsia" w:ascii="仿宋_GB2312" w:hAnsi="仿宋_GB2312" w:eastAsia="仿宋_GB2312" w:cs="仿宋_GB2312"/>
          <w:sz w:val="32"/>
          <w:szCs w:val="32"/>
          <w:lang w:val="en-US" w:eastAsia="zh-CN"/>
        </w:rPr>
        <w:t>成立于2010年，致力于智慧校园和数字体育产业发展，基于AI人工智能、大数据分析、私有云等新一代信息技术，为客户提供数字化产品、数据化运营等解决方案，主要产品涉及AI数字体育、教育数字化升级解决方案AI智慧军体等。企业拥有CMMI3级、质量管理体系(ISO9001)、信息技术服务管理体系(ISO/IEC20000-1)、信息安全管理体系(ISO/IEC27001)、环境管理体系(ISO14001)、高新技术企业国家级、科技小巨人领军企业省级、福建省科技型企业等认证，以及专利153项、软件著作权64项。</w:t>
      </w:r>
    </w:p>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方正宋体S-超大字符集(SIP)"/>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方正小标宋简体">
    <w:panose1 w:val="03000509000000000000"/>
    <w:charset w:val="86"/>
    <w:family w:val="script"/>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 w:name="DejaVu Sans">
    <w:panose1 w:val="020B0603030804020204"/>
    <w:charset w:val="00"/>
    <w:family w:val="auto"/>
    <w:pitch w:val="default"/>
    <w:sig w:usb0="E7006EFF" w:usb1="D200FDFF" w:usb2="0A246029" w:usb3="0400200C" w:csb0="600001FF" w:csb1="DFFF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黄书锭">
    <w15:presenceInfo w15:providerId="None" w15:userId="黄书锭"/>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false"/>
  <w:bordersDoNotSurroundFooter w:val="false"/>
  <w:revisionView w:markup="0"/>
  <w:trackRevisions w:val="true"/>
  <w:documentProtection w:enforcement="0"/>
  <w:defaultTabStop w:val="420"/>
  <w:drawingGridVerticalSpacing w:val="156"/>
  <w:displayHorizontalDrawingGridEvery w:val="1"/>
  <w:displayVerticalDrawingGridEvery w:val="1"/>
  <w:noPunctuationKerning w:val="true"/>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07D26A3"/>
    <w:rsid w:val="0E3F0579"/>
    <w:rsid w:val="12C96A1E"/>
    <w:rsid w:val="145E0C1D"/>
    <w:rsid w:val="19614D0C"/>
    <w:rsid w:val="27AE2531"/>
    <w:rsid w:val="307D26A3"/>
    <w:rsid w:val="32FE0BD2"/>
    <w:rsid w:val="35321EF3"/>
    <w:rsid w:val="36317AE8"/>
    <w:rsid w:val="3E506063"/>
    <w:rsid w:val="410005B3"/>
    <w:rsid w:val="58D4514B"/>
    <w:rsid w:val="5BFD5FFD"/>
    <w:rsid w:val="62AE5E99"/>
    <w:rsid w:val="659E5405"/>
    <w:rsid w:val="69D501AF"/>
    <w:rsid w:val="78F90D4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character" w:styleId="5">
    <w:name w:val="Emphasis"/>
    <w:basedOn w:val="4"/>
    <w:qFormat/>
    <w:uiPriority w:val="0"/>
    <w:rPr>
      <w:i/>
    </w:rPr>
  </w:style>
  <w:style w:type="paragraph" w:customStyle="1" w:styleId="6">
    <w:name w:val="段"/>
    <w:next w:val="1"/>
    <w:qFormat/>
    <w:uiPriority w:val="0"/>
    <w:pPr>
      <w:tabs>
        <w:tab w:val="center" w:pos="4201"/>
        <w:tab w:val="right" w:leader="dot" w:pos="9298"/>
      </w:tabs>
      <w:autoSpaceDE w:val="0"/>
      <w:autoSpaceDN w:val="0"/>
      <w:ind w:firstLine="420" w:firstLineChars="200"/>
      <w:jc w:val="both"/>
    </w:pPr>
    <w:rPr>
      <w:rFonts w:ascii="宋体" w:hAnsi="Times New Roman" w:eastAsia="宋体" w:cs="Times New Roman"/>
      <w:sz w:val="21"/>
      <w:lang w:val="en-US" w:eastAsia="zh-CN" w:bidi="ar-SA"/>
    </w:rPr>
  </w:style>
  <w:style w:type="paragraph" w:customStyle="1" w:styleId="7">
    <w:name w:val="li_正文"/>
    <w:basedOn w:val="1"/>
    <w:qFormat/>
    <w:uiPriority w:val="0"/>
    <w:pPr>
      <w:jc w:val="left"/>
    </w:pPr>
    <w:rPr>
      <w:rFonts w:ascii="Calibri" w:hAnsi="Calibri" w:eastAsia="宋体" w:cs="Times New Roman"/>
      <w:sz w:val="28"/>
      <w:szCs w:val="28"/>
      <w:lang w:bidi="ar-SA"/>
    </w:rPr>
  </w:style>
</w:styles>
</file>

<file path=word/_rels/document.xml.rels><?xml version="1.0" encoding="UTF-8" standalone="yes"?>
<Relationships xmlns="http://schemas.openxmlformats.org/package/2006/relationships"><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false"/>
        </a:gradFill>
        <a:gradFill>
          <a:gsLst>
            <a:gs pos="0">
              <a:schemeClr val="phClr">
                <a:hueOff val="-2520000"/>
              </a:schemeClr>
            </a:gs>
            <a:gs pos="100000">
              <a:schemeClr val="phClr"/>
            </a:gs>
          </a:gsLst>
          <a:lin ang="2700000" scaled="false"/>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true"/>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1158</Words>
  <Characters>1293</Characters>
  <Lines>0</Lines>
  <Paragraphs>0</Paragraphs>
  <TotalTime>6</TotalTime>
  <ScaleCrop>false</ScaleCrop>
  <LinksUpToDate>false</LinksUpToDate>
  <CharactersWithSpaces>1317</CharactersWithSpaces>
  <Application>WPS Office_11.8.2.9695_F1E327BC-269C-435d-A152-05C5408002CA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2025-05-08T11:26:00Z</dcterms:created>
  <dc:creator>林</dc:creator>
  <cp:lastModifiedBy>黄书锭</cp:lastModifiedBy>
  <dcterms:modified xsi:type="dcterms:W3CDTF">2025-05-13T19:30:20Z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2052-11.8.2.9695</vt:lpwstr>
  </property>
  <property fmtid="{D5CDD505-2E9C-101B-9397-08002B2CF9AE}" pid="3" name="ICV">
    <vt:lpwstr>FEAEDA1B8FE147779B6633F6B4588CC9_13</vt:lpwstr>
  </property>
  <property fmtid="{D5CDD505-2E9C-101B-9397-08002B2CF9AE}" pid="4" name="KSOTemplateDocerSaveRecord">
    <vt:lpwstr>eyJoZGlkIjoiMWI1MDc0YWVjYzZjNmI5OTYxOWZmMjYzMTNiNTcwZGUiLCJ1c2VySWQiOiI0MjY3NDAwMjEifQ==</vt:lpwstr>
  </property>
</Properties>
</file>