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40" w:lineRule="exact"/>
        <w:ind w:right="0"/>
        <w:jc w:val="center"/>
        <w:textAlignment w:val="auto"/>
        <w:rPr>
          <w:rStyle w:val="5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spacing w:val="8"/>
          <w:sz w:val="44"/>
          <w:szCs w:val="44"/>
          <w:shd w:val="clear" w:fill="FFFFFF"/>
          <w:lang w:val="en-US" w:eastAsia="zh-CN"/>
        </w:rPr>
      </w:pPr>
      <w:r>
        <w:rPr>
          <w:rStyle w:val="5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spacing w:val="8"/>
          <w:sz w:val="44"/>
          <w:szCs w:val="44"/>
          <w:shd w:val="clear" w:fill="FFFFFF"/>
          <w:lang w:val="en-US" w:eastAsia="zh-CN"/>
        </w:rPr>
        <w:t xml:space="preserve">省委网信办开展“移风易俗倡新风 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40" w:lineRule="exact"/>
        <w:ind w:right="0"/>
        <w:jc w:val="center"/>
        <w:textAlignment w:val="auto"/>
        <w:rPr>
          <w:rStyle w:val="5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spacing w:val="8"/>
          <w:sz w:val="44"/>
          <w:szCs w:val="44"/>
          <w:shd w:val="clear" w:fill="FFFFFF"/>
          <w:lang w:val="en-US" w:eastAsia="zh-CN"/>
        </w:rPr>
      </w:pPr>
      <w:r>
        <w:rPr>
          <w:rStyle w:val="5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spacing w:val="8"/>
          <w:sz w:val="44"/>
          <w:szCs w:val="44"/>
          <w:shd w:val="clear" w:fill="FFFFFF"/>
          <w:lang w:val="en-US" w:eastAsia="zh-CN"/>
        </w:rPr>
        <w:t>文明清明祭先贤”活动方案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40" w:lineRule="exact"/>
        <w:ind w:right="0"/>
        <w:jc w:val="center"/>
        <w:textAlignment w:val="auto"/>
        <w:rPr>
          <w:rStyle w:val="5"/>
          <w:rFonts w:hint="eastAsia" w:ascii="方正小标宋简体" w:hAnsi="方正小标宋简体" w:eastAsia="方正小标宋简体" w:cs="方正小标宋简体"/>
          <w:b w:val="0"/>
          <w:bCs/>
          <w:i w:val="0"/>
          <w:iCs w:val="0"/>
          <w:caps w:val="0"/>
          <w:spacing w:val="8"/>
          <w:sz w:val="44"/>
          <w:szCs w:val="4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清明节是</w:t>
      </w:r>
      <w:del w:id="0" w:author="黄书锭" w:date="2025-03-31T16:17:54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delText>中</w:delText>
        </w:r>
      </w:del>
      <w:ins w:id="1" w:author="黄书锭" w:date="2025-03-31T16:17:54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我</w:t>
        </w:r>
      </w:ins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国传统节日，也是最重要的祭祀节日。为缅怀先烈、铭记历史，进一步增强社会责任感、国家荣辱感和民族使命感，传承革命精神，赓续红色血脉，拟于2025年4月2日开展“移风易俗倡新风 文明清明祭先贤”活动。具体活动方案如下：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72" w:firstLineChars="200"/>
        <w:jc w:val="both"/>
        <w:textAlignment w:val="auto"/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</w:rPr>
      </w:pPr>
      <w:r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  <w:lang w:eastAsia="zh-CN"/>
        </w:rPr>
        <w:t>一、</w:t>
      </w:r>
      <w:r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</w:rPr>
        <w:t>活动主题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移风易俗倡新风</w:t>
      </w:r>
      <w:del w:id="2" w:author="黄书锭" w:date="2025-03-31T16:18:10Z">
        <w:r>
          <w:rPr>
            <w:rFonts w:hint="default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delText xml:space="preserve"> </w:delText>
        </w:r>
      </w:del>
      <w:ins w:id="3" w:author="黄书锭" w:date="2025-03-31T16:18:10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 xml:space="preserve">  </w:t>
        </w:r>
      </w:ins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文明清明祭先贤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72" w:firstLineChars="200"/>
        <w:jc w:val="both"/>
        <w:textAlignment w:val="auto"/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  <w:lang w:val="en-US" w:eastAsia="zh-CN"/>
        </w:rPr>
      </w:pPr>
      <w:r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  <w:lang w:val="en-US" w:eastAsia="zh-CN"/>
        </w:rPr>
        <w:t>二、参加人员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del w:id="4" w:author="黄书锭" w:date="2025-03-31T16:30:47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delText>省委网信办</w:delText>
        </w:r>
      </w:del>
      <w:ins w:id="5" w:author="黄书锭" w:date="2025-03-31T16:30:47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机关</w:t>
        </w:r>
      </w:ins>
      <w:ins w:id="6" w:author="黄书锭" w:date="2025-03-31T16:30:48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党委</w:t>
        </w:r>
      </w:ins>
      <w:ins w:id="7" w:author="黄书锭" w:date="2025-03-31T16:30:51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牵头</w:t>
        </w:r>
      </w:ins>
      <w:ins w:id="8" w:author="黄书锭" w:date="2025-03-31T16:30:52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，</w:t>
        </w:r>
      </w:ins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各党支部党员代表</w:t>
      </w:r>
      <w:ins w:id="9" w:author="黄书锭" w:date="2025-03-31T16:30:56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参加</w:t>
        </w:r>
      </w:ins>
      <w:ins w:id="10" w:author="黄书锭" w:date="2025-03-31T16:31:04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。</w:t>
        </w:r>
      </w:ins>
      <w:del w:id="11" w:author="黄书锭" w:date="2025-03-31T16:18:17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delText>1名</w:delText>
        </w:r>
      </w:del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72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8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8"/>
          <w:sz w:val="32"/>
          <w:szCs w:val="32"/>
          <w:shd w:val="clear" w:fill="FFFFFF"/>
          <w:lang w:eastAsia="zh-CN"/>
        </w:rPr>
        <w:t>三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8"/>
          <w:sz w:val="32"/>
          <w:szCs w:val="32"/>
          <w:shd w:val="clear" w:fill="FFFFFF"/>
        </w:rPr>
        <w:t>、活动时间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2025年4月2日（星期二）上午9:00</w:t>
      </w:r>
      <w:ins w:id="12" w:author="黄书锭" w:date="2025-03-31T16:31:04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。</w:t>
        </w:r>
      </w:ins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72" w:firstLineChars="200"/>
        <w:jc w:val="both"/>
        <w:textAlignment w:val="auto"/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</w:rPr>
      </w:pPr>
      <w:r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  <w:lang w:eastAsia="zh-CN"/>
        </w:rPr>
        <w:t>四、</w:t>
      </w:r>
      <w:r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</w:rPr>
        <w:t>活动地点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福州</w:t>
      </w:r>
      <w:r>
        <w:rPr>
          <w:rFonts w:hint="default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文林山革命烈士陵园</w:t>
      </w:r>
      <w:ins w:id="13" w:author="黄书锭" w:date="2025-03-31T16:31:03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。</w:t>
        </w:r>
      </w:ins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72" w:firstLineChars="200"/>
        <w:jc w:val="both"/>
        <w:textAlignment w:val="auto"/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  <w:lang w:val="en-US" w:eastAsia="zh-CN"/>
        </w:rPr>
      </w:pPr>
      <w:r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  <w:lang w:eastAsia="zh-CN"/>
        </w:rPr>
        <w:t>五、活动安排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1.参观福州市革命英烈事迹陈列馆；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2.人员集合完毕在纪念碑前整齐列队</w:t>
      </w:r>
      <w:del w:id="14" w:author="黄书锭" w:date="2025-03-31T16:18:32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delText>，</w:delText>
        </w:r>
      </w:del>
      <w:ins w:id="15" w:author="黄书锭" w:date="2025-03-31T16:18:32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，</w:t>
        </w:r>
      </w:ins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按顺序向纪念碑摆放黄白菊花（</w:t>
      </w:r>
      <w:del w:id="16" w:author="黄书锭" w:date="2025-03-31T16:21:18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delText>一人一朵</w:delText>
        </w:r>
      </w:del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自带），全体低头默哀一分钟，表达对先烈的敬意和缅怀之情；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3.参加人员依次敬献鲜花退回原位；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4.</w:t>
      </w:r>
      <w:del w:id="17" w:author="黄书锭" w:date="2025-03-31T16:23:51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delText>自行</w:delText>
        </w:r>
      </w:del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参观</w:t>
      </w:r>
      <w:ins w:id="18" w:author="黄书锭" w:date="2025-03-31T16:20:36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福州</w:t>
        </w:r>
      </w:ins>
      <w:r>
        <w:rPr>
          <w:rFonts w:hint="default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文林山革命烈士陵园</w:t>
      </w: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72" w:firstLineChars="200"/>
        <w:jc w:val="both"/>
        <w:textAlignment w:val="auto"/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  <w:lang w:eastAsia="zh-CN"/>
        </w:rPr>
      </w:pPr>
      <w:r>
        <w:rPr>
          <w:rStyle w:val="5"/>
          <w:rFonts w:hint="eastAsia" w:ascii="黑体" w:hAnsi="黑体" w:eastAsia="黑体" w:cs="黑体"/>
          <w:b w:val="0"/>
          <w:bCs/>
          <w:i w:val="0"/>
          <w:iCs w:val="0"/>
          <w:caps w:val="0"/>
          <w:spacing w:val="8"/>
          <w:sz w:val="32"/>
          <w:szCs w:val="32"/>
          <w:shd w:val="clear" w:fill="FFFFFF"/>
          <w:lang w:eastAsia="zh-CN"/>
        </w:rPr>
        <w:t>六、有关要求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1</w:t>
      </w:r>
      <w:del w:id="19" w:author="黄书锭" w:date="2025-03-31T16:18:51Z">
        <w:r>
          <w:rPr>
            <w:rFonts w:hint="default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delText>、</w:delText>
        </w:r>
      </w:del>
      <w:ins w:id="20" w:author="黄书锭" w:date="2025-03-31T16:18:51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.</w:t>
        </w:r>
      </w:ins>
      <w:del w:id="21" w:author="黄书锭" w:date="2025-03-31T16:18:56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delText>请</w:delText>
        </w:r>
      </w:del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参加人员着装以深色为主，不奇装异服。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2.4月2日上午8:30在办机关大楼1楼集合，统一乘车出发</w:t>
      </w:r>
      <w:ins w:id="22" w:author="黄书锭" w:date="2025-03-31T16:26:12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（</w:t>
        </w:r>
      </w:ins>
      <w:ins w:id="23" w:author="黄书锭" w:date="2025-03-31T16:26:16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闽盾</w:t>
        </w:r>
      </w:ins>
      <w:ins w:id="24" w:author="黄书锭" w:date="2025-03-31T16:26:17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公司</w:t>
        </w:r>
      </w:ins>
      <w:ins w:id="25" w:author="黄书锭" w:date="2025-03-31T16:26:19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党支部</w:t>
        </w:r>
      </w:ins>
      <w:ins w:id="26" w:author="黄书锭" w:date="2025-03-31T16:26:24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车辆</w:t>
        </w:r>
      </w:ins>
      <w:ins w:id="27" w:author="黄书锭" w:date="2025-03-31T16:26:26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保障，</w:t>
        </w:r>
      </w:ins>
      <w:ins w:id="28" w:author="黄书锭" w:date="2025-03-31T16:26:49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闽</w:t>
        </w:r>
      </w:ins>
      <w:ins w:id="29" w:author="黄书锭" w:date="2025-03-31T16:26:52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A</w:t>
        </w:r>
      </w:ins>
      <w:ins w:id="30" w:author="黄书锭" w:date="2025-03-31T16:29:50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C</w:t>
        </w:r>
      </w:ins>
      <w:ins w:id="31" w:author="黄书锭" w:date="2025-03-31T16:29:52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53</w:t>
        </w:r>
      </w:ins>
      <w:ins w:id="32" w:author="黄书锭" w:date="2025-03-31T16:29:53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63</w:t>
        </w:r>
      </w:ins>
      <w:ins w:id="33" w:author="黄书锭" w:date="2025-03-31T16:26:12Z">
        <w:r>
          <w:rPr>
            <w:rFonts w:hint="eastAsia" w:ascii="仿宋_GB2312" w:hAnsi="仿宋_GB2312" w:eastAsia="仿宋_GB2312" w:cs="仿宋_GB2312"/>
            <w:kern w:val="2"/>
            <w:sz w:val="32"/>
            <w:szCs w:val="40"/>
            <w:lang w:val="en-US" w:eastAsia="zh-CN" w:bidi="ar-SA"/>
          </w:rPr>
          <w:t>）</w:t>
        </w:r>
      </w:ins>
      <w:r>
        <w:rPr>
          <w:rFonts w:hint="eastAsia" w:ascii="仿宋_GB2312" w:hAnsi="仿宋_GB2312" w:eastAsia="仿宋_GB2312" w:cs="仿宋_GB2312"/>
          <w:kern w:val="2"/>
          <w:sz w:val="32"/>
          <w:szCs w:val="40"/>
          <w:lang w:val="en-US" w:eastAsia="zh-CN" w:bidi="ar-SA"/>
        </w:rPr>
        <w:t>。</w:t>
      </w:r>
    </w:p>
    <w:sectPr>
      <w:pgSz w:w="11906" w:h="16838"/>
      <w:pgMar w:top="2098" w:right="1531" w:bottom="1814" w:left="1531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书锭">
    <w15:presenceInfo w15:providerId="None" w15:userId="黄书锭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0347D"/>
    <w:rsid w:val="0B147AFB"/>
    <w:rsid w:val="1410347D"/>
    <w:rsid w:val="1FAD08B7"/>
    <w:rsid w:val="26D9277A"/>
    <w:rsid w:val="35024C3B"/>
    <w:rsid w:val="3562120C"/>
    <w:rsid w:val="5E250787"/>
    <w:rsid w:val="68727968"/>
    <w:rsid w:val="69BC0A87"/>
    <w:rsid w:val="710C87A7"/>
    <w:rsid w:val="7B422E88"/>
    <w:rsid w:val="A3FA0C42"/>
    <w:rsid w:val="BF0B407E"/>
    <w:rsid w:val="EEB321C5"/>
    <w:rsid w:val="EEDEFA7D"/>
    <w:rsid w:val="F3DB5340"/>
    <w:rsid w:val="FDE74A62"/>
    <w:rsid w:val="FFD52A5B"/>
    <w:rsid w:val="FFF7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282</TotalTime>
  <ScaleCrop>false</ScaleCrop>
  <LinksUpToDate>false</LinksUpToDate>
  <CharactersWithSpaces>0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2025-03-31T18:57:00Z</dcterms:created>
  <dc:creator>1512</dc:creator>
  <cp:lastModifiedBy>黄书锭</cp:lastModifiedBy>
  <cp:lastPrinted>2025-03-31T19:13:00Z</cp:lastPrinted>
  <dcterms:modified xsi:type="dcterms:W3CDTF">2025-03-31T16:31:25Z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ICV">
    <vt:lpwstr>4A8E2B694B3F461FAF734D750ACA8256_13</vt:lpwstr>
  </property>
  <property fmtid="{D5CDD505-2E9C-101B-9397-08002B2CF9AE}" pid="4" name="KSOTemplateDocerSaveRecord">
    <vt:lpwstr>eyJoZGlkIjoiODI5YjRkNDUxYmMxMTJkN2ZlZDg0MGZlN2NmZDNiZDIiLCJ1c2VySWQiOiIzMDY0MzMyMjMifQ==</vt:lpwstr>
  </property>
</Properties>
</file>