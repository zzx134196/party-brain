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b w:val="0"/>
          <w:bCs w:val="0"/>
          <w:spacing w:val="0"/>
          <w:sz w:val="44"/>
          <w:szCs w:val="44"/>
          <w:lang w:val="en-US" w:eastAsia="zh-CN"/>
        </w:rPr>
      </w:pPr>
      <w:r>
        <w:rPr>
          <w:rFonts w:hint="eastAsia" w:ascii="方正小标宋简体" w:hAnsi="方正小标宋简体" w:eastAsia="方正小标宋简体" w:cs="方正小标宋简体"/>
          <w:b w:val="0"/>
          <w:bCs w:val="0"/>
          <w:spacing w:val="0"/>
          <w:sz w:val="44"/>
          <w:szCs w:val="44"/>
          <w:lang w:val="en-US" w:eastAsia="zh-CN"/>
        </w:rPr>
        <w:t>学思想 见新功  推动网信事业高质量发展</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楷体_GB2312" w:hAnsi="楷体_GB2312" w:eastAsia="楷体_GB2312" w:cs="楷体_GB2312"/>
          <w:b/>
          <w:bCs/>
          <w:spacing w:val="0"/>
          <w:sz w:val="36"/>
          <w:szCs w:val="36"/>
          <w:lang w:val="en-US" w:eastAsia="zh-CN"/>
        </w:rPr>
      </w:pPr>
      <w:r>
        <w:rPr>
          <w:rFonts w:hint="eastAsia" w:ascii="楷体_GB2312" w:hAnsi="楷体_GB2312" w:eastAsia="楷体_GB2312" w:cs="楷体_GB2312"/>
          <w:b/>
          <w:bCs/>
          <w:spacing w:val="0"/>
          <w:sz w:val="36"/>
          <w:szCs w:val="36"/>
          <w:lang w:val="en-US" w:eastAsia="zh-CN"/>
        </w:rPr>
        <w:t>——省委网信办主题教育第三次专题读书班方案</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（送审稿）</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根据办主题教育工作安排，建议近期举办第三次专题读书班，具体方案如下。</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黑体" w:cs="黑体"/>
          <w:sz w:val="32"/>
          <w:szCs w:val="32"/>
          <w:lang w:val="en-US" w:eastAsia="zh-CN"/>
        </w:rPr>
      </w:pPr>
      <w:r>
        <w:rPr>
          <w:rFonts w:hint="eastAsia" w:ascii="Times New Roman" w:hAnsi="Times New Roman" w:eastAsia="黑体" w:cs="黑体"/>
          <w:sz w:val="32"/>
          <w:szCs w:val="32"/>
          <w:lang w:val="en-US" w:eastAsia="zh-CN"/>
        </w:rPr>
        <w:t>一、学习时间</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拟定于2023年7月26日—7月27日（共2天）</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黑体" w:cs="黑体"/>
          <w:sz w:val="32"/>
          <w:szCs w:val="32"/>
          <w:lang w:val="en-US" w:eastAsia="zh-CN"/>
        </w:rPr>
      </w:pPr>
      <w:r>
        <w:rPr>
          <w:rFonts w:hint="eastAsia" w:ascii="Times New Roman" w:hAnsi="Times New Roman" w:eastAsia="黑体" w:cs="黑体"/>
          <w:sz w:val="32"/>
          <w:szCs w:val="32"/>
          <w:lang w:val="en-US" w:eastAsia="zh-CN"/>
        </w:rPr>
        <w:t>二、学习主题</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深入学习贯彻习近平总书记关于落实以学正风重要讲话精神和习近平总书记关于党的建设的重要思想，围绕学习贯彻习近平总书记关于网信工作的重要指示精神，坚持用党的创新理论武装头脑，增强自我革命的勇气，驰而不息加强作风建设，切实肩负起举旗帜聚民心、防风险保安全、强治理惠民生、增动能促发展、谋合作图共赢的使命任务，为推动网信事业高质量发展作出应有贡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黑体" w:cs="黑体"/>
          <w:sz w:val="32"/>
          <w:szCs w:val="32"/>
          <w:lang w:val="en-US" w:eastAsia="zh-CN"/>
        </w:rPr>
      </w:pPr>
      <w:r>
        <w:rPr>
          <w:rFonts w:hint="eastAsia" w:ascii="Times New Roman" w:hAnsi="Times New Roman" w:eastAsia="黑体" w:cs="黑体"/>
          <w:sz w:val="32"/>
          <w:szCs w:val="32"/>
          <w:lang w:val="en-US" w:eastAsia="zh-CN"/>
        </w:rPr>
        <w:t>三、参加人员</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（一）省委网信办室务会议成员、二级巡视员；</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（二）邀请省委第八巡回指导组莅临指导；</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仿宋_GB2312" w:cs="仿宋_GB2312"/>
          <w:sz w:val="32"/>
          <w:szCs w:val="32"/>
          <w:u w:val="none"/>
          <w:lang w:val="en-US" w:eastAsia="zh-CN"/>
        </w:rPr>
      </w:pPr>
      <w:r>
        <w:rPr>
          <w:rFonts w:hint="eastAsia" w:ascii="Times New Roman" w:hAnsi="Times New Roman" w:eastAsia="仿宋_GB2312" w:cs="仿宋_GB2312"/>
          <w:sz w:val="32"/>
          <w:szCs w:val="32"/>
          <w:lang w:val="en-US" w:eastAsia="zh-CN"/>
        </w:rPr>
        <w:t>（三）办机关各处室、直属事业单位副处级以上干部，青年干部代表</w:t>
      </w:r>
      <w:r>
        <w:rPr>
          <w:rFonts w:hint="eastAsia" w:ascii="Times New Roman" w:hAnsi="Times New Roman" w:eastAsia="仿宋_GB2312" w:cs="仿宋_GB2312"/>
          <w:sz w:val="32"/>
          <w:szCs w:val="32"/>
          <w:u w:val="none"/>
          <w:lang w:val="en-US"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黑体" w:cs="黑体"/>
          <w:sz w:val="32"/>
          <w:szCs w:val="32"/>
          <w:u w:val="none"/>
          <w:lang w:val="en-US" w:eastAsia="zh-CN"/>
        </w:rPr>
      </w:pPr>
      <w:r>
        <w:rPr>
          <w:rFonts w:hint="eastAsia" w:ascii="Times New Roman" w:hAnsi="Times New Roman" w:eastAsia="黑体" w:cs="黑体"/>
          <w:sz w:val="32"/>
          <w:szCs w:val="32"/>
          <w:u w:val="none"/>
          <w:lang w:val="en-US" w:eastAsia="zh-CN"/>
        </w:rPr>
        <w:t>四、日程安排</w:t>
      </w:r>
    </w:p>
    <w:tbl>
      <w:tblPr>
        <w:tblStyle w:val="9"/>
        <w:tblpPr w:leftFromText="180" w:rightFromText="180" w:vertAnchor="text" w:horzAnchor="page" w:tblpX="2217" w:tblpY="58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67"/>
        <w:gridCol w:w="69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7" w:type="dxa"/>
            <w:shd w:val="clear" w:color="auto" w:fill="auto"/>
            <w:vAlign w:val="top"/>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Calibri" w:hAnsi="Calibri" w:eastAsia="宋体" w:cs="Times New Roman"/>
                <w:color w:val="000000"/>
                <w:kern w:val="2"/>
                <w:sz w:val="32"/>
                <w:szCs w:val="32"/>
                <w:vertAlign w:val="baseline"/>
                <w:lang w:val="en-US" w:eastAsia="zh-CN" w:bidi="ar-SA"/>
              </w:rPr>
            </w:pPr>
            <w:r>
              <w:rPr>
                <w:rFonts w:hint="eastAsia" w:ascii="Times New Roman" w:hAnsi="Times New Roman" w:eastAsia="仿宋_GB2312" w:cs="仿宋_GB2312"/>
                <w:color w:val="000000"/>
                <w:sz w:val="32"/>
                <w:szCs w:val="32"/>
                <w:u w:val="none"/>
                <w:lang w:val="en-US" w:eastAsia="zh-CN"/>
              </w:rPr>
              <w:t>7月26日</w:t>
            </w:r>
          </w:p>
        </w:tc>
        <w:tc>
          <w:tcPr>
            <w:tcW w:w="6960" w:type="dxa"/>
            <w:shd w:val="clear" w:color="auto" w:fill="auto"/>
            <w:vAlign w:val="top"/>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Calibri" w:hAnsi="Calibri" w:eastAsia="宋体" w:cs="Times New Roman"/>
                <w:color w:val="000000"/>
                <w:kern w:val="2"/>
                <w:sz w:val="32"/>
                <w:szCs w:val="32"/>
                <w:vertAlign w:val="baseline"/>
                <w:lang w:val="en-US" w:eastAsia="zh-CN" w:bidi="ar-SA"/>
              </w:rPr>
            </w:pPr>
            <w:r>
              <w:rPr>
                <w:rFonts w:hint="eastAsia" w:ascii="Times New Roman" w:hAnsi="Times New Roman" w:eastAsia="仿宋_GB2312" w:cs="仿宋_GB2312"/>
                <w:color w:val="000000"/>
                <w:sz w:val="32"/>
                <w:szCs w:val="32"/>
                <w:u w:val="none"/>
                <w:lang w:val="en-US" w:eastAsia="zh-CN"/>
              </w:rPr>
              <w:t>（星期三）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67" w:type="dxa"/>
            <w:shd w:val="clear" w:color="auto" w:fill="auto"/>
            <w:vAlign w:val="top"/>
          </w:tcPr>
          <w:p>
            <w:pPr>
              <w:jc w:val="center"/>
              <w:rPr>
                <w:rFonts w:hint="eastAsia" w:ascii="Calibri" w:hAnsi="Calibri" w:eastAsia="宋体" w:cs="Times New Roman"/>
                <w:color w:val="000000"/>
                <w:kern w:val="2"/>
                <w:sz w:val="32"/>
                <w:szCs w:val="32"/>
                <w:vertAlign w:val="baseline"/>
                <w:lang w:val="en-US" w:eastAsia="zh-CN" w:bidi="ar-SA"/>
              </w:rPr>
            </w:pPr>
            <w:r>
              <w:rPr>
                <w:rFonts w:hint="eastAsia" w:ascii="Times New Roman" w:hAnsi="Times New Roman" w:eastAsia="仿宋_GB2312" w:cs="仿宋_GB2312"/>
                <w:color w:val="000000"/>
                <w:sz w:val="32"/>
                <w:szCs w:val="32"/>
                <w:u w:val="none"/>
                <w:lang w:val="en-US" w:eastAsia="zh-CN"/>
              </w:rPr>
              <w:t>0</w:t>
            </w:r>
            <w:r>
              <w:rPr>
                <w:rFonts w:hint="default" w:ascii="Times New Roman" w:hAnsi="Times New Roman" w:eastAsia="仿宋_GB2312" w:cs="仿宋_GB2312"/>
                <w:color w:val="000000"/>
                <w:sz w:val="32"/>
                <w:szCs w:val="32"/>
                <w:u w:val="none"/>
                <w:lang w:val="en-US" w:eastAsia="zh-CN"/>
              </w:rPr>
              <w:t>9:</w:t>
            </w:r>
            <w:r>
              <w:rPr>
                <w:rFonts w:hint="eastAsia" w:ascii="Times New Roman" w:hAnsi="Times New Roman" w:eastAsia="仿宋_GB2312" w:cs="仿宋_GB2312"/>
                <w:color w:val="000000"/>
                <w:sz w:val="32"/>
                <w:szCs w:val="32"/>
                <w:u w:val="none"/>
                <w:lang w:val="en-US" w:eastAsia="zh-CN"/>
              </w:rPr>
              <w:t>0</w:t>
            </w:r>
            <w:r>
              <w:rPr>
                <w:rFonts w:hint="default" w:ascii="Times New Roman" w:hAnsi="Times New Roman" w:eastAsia="仿宋_GB2312" w:cs="仿宋_GB2312"/>
                <w:color w:val="000000"/>
                <w:sz w:val="32"/>
                <w:szCs w:val="32"/>
                <w:u w:val="none"/>
                <w:lang w:val="en-US" w:eastAsia="zh-CN"/>
              </w:rPr>
              <w:t>0</w:t>
            </w:r>
          </w:p>
        </w:tc>
        <w:tc>
          <w:tcPr>
            <w:tcW w:w="6960" w:type="dxa"/>
            <w:shd w:val="clear" w:color="auto" w:fill="auto"/>
            <w:vAlign w:val="top"/>
          </w:tcPr>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Calibri" w:hAnsi="Calibri" w:eastAsia="宋体" w:cs="Times New Roman"/>
                <w:color w:val="000000"/>
                <w:kern w:val="2"/>
                <w:sz w:val="32"/>
                <w:szCs w:val="32"/>
                <w:vertAlign w:val="baseline"/>
                <w:lang w:val="en-US" w:eastAsia="zh-CN" w:bidi="ar-SA"/>
              </w:rPr>
            </w:pPr>
            <w:r>
              <w:rPr>
                <w:rFonts w:hint="eastAsia" w:ascii="Times New Roman" w:hAnsi="Times New Roman" w:eastAsia="仿宋_GB2312" w:cs="仿宋_GB2312"/>
                <w:color w:val="000000"/>
                <w:sz w:val="32"/>
                <w:szCs w:val="32"/>
                <w:u w:val="none"/>
                <w:lang w:val="en-US" w:eastAsia="zh-CN"/>
              </w:rPr>
              <w:t>现场教学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67" w:type="dxa"/>
            <w:shd w:val="clear" w:color="auto" w:fill="auto"/>
            <w:vAlign w:val="top"/>
          </w:tcPr>
          <w:p>
            <w:pPr>
              <w:jc w:val="center"/>
              <w:rPr>
                <w:rFonts w:hint="eastAsia" w:ascii="Calibri" w:hAnsi="Calibri" w:eastAsia="宋体" w:cs="Times New Roman"/>
                <w:color w:val="000000"/>
                <w:kern w:val="2"/>
                <w:sz w:val="32"/>
                <w:szCs w:val="32"/>
                <w:vertAlign w:val="baseline"/>
                <w:lang w:val="en-US" w:eastAsia="zh-CN" w:bidi="ar-SA"/>
              </w:rPr>
            </w:pPr>
          </w:p>
        </w:tc>
        <w:tc>
          <w:tcPr>
            <w:tcW w:w="6960" w:type="dxa"/>
            <w:shd w:val="clear" w:color="auto" w:fill="auto"/>
            <w:vAlign w:val="top"/>
          </w:tcPr>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Times New Roman" w:hAnsi="Times New Roman" w:eastAsia="仿宋_GB2312" w:cs="仿宋_GB2312"/>
                <w:color w:val="000000"/>
                <w:spacing w:val="-11"/>
                <w:sz w:val="32"/>
                <w:szCs w:val="32"/>
                <w:u w:val="none"/>
                <w:lang w:val="en-US" w:eastAsia="zh-CN"/>
              </w:rPr>
            </w:pPr>
            <w:r>
              <w:rPr>
                <w:rFonts w:hint="eastAsia" w:ascii="Times New Roman" w:hAnsi="Times New Roman" w:eastAsia="仿宋_GB2312" w:cs="仿宋_GB2312"/>
                <w:color w:val="000000"/>
                <w:spacing w:val="-11"/>
                <w:sz w:val="32"/>
                <w:szCs w:val="32"/>
                <w:u w:val="none"/>
                <w:lang w:val="en-US" w:eastAsia="zh-CN"/>
              </w:rPr>
              <w:t>参观习近平新时代中国特色社会主义思想主题教室</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Calibri" w:hAnsi="Calibri" w:eastAsia="宋体" w:cs="Times New Roman"/>
                <w:color w:val="000000"/>
                <w:kern w:val="2"/>
                <w:sz w:val="32"/>
                <w:szCs w:val="32"/>
                <w:vertAlign w:val="baseline"/>
                <w:lang w:val="en-US" w:eastAsia="zh-CN" w:bidi="ar-SA"/>
              </w:rPr>
            </w:pPr>
            <w:r>
              <w:rPr>
                <w:rFonts w:hint="eastAsia" w:ascii="楷体_GB2312" w:hAnsi="楷体_GB2312" w:eastAsia="楷体_GB2312" w:cs="楷体_GB2312"/>
                <w:b/>
                <w:bCs/>
                <w:color w:val="000000"/>
                <w:sz w:val="32"/>
                <w:szCs w:val="32"/>
                <w:u w:val="none"/>
                <w:lang w:val="en-US" w:eastAsia="zh-CN"/>
              </w:rPr>
              <w:t>（地点：省委党校省行政学院）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467" w:type="dxa"/>
            <w:shd w:val="clear" w:color="auto" w:fill="auto"/>
            <w:vAlign w:val="top"/>
          </w:tcPr>
          <w:p>
            <w:pPr>
              <w:jc w:val="center"/>
              <w:rPr>
                <w:rFonts w:hint="default" w:ascii="Times New Roman" w:hAnsi="Times New Roman" w:eastAsia="仿宋_GB2312" w:cs="仿宋_GB2312"/>
                <w:color w:val="000000"/>
                <w:kern w:val="2"/>
                <w:sz w:val="32"/>
                <w:szCs w:val="32"/>
                <w:u w:val="none"/>
                <w:lang w:val="en-US" w:eastAsia="zh-CN" w:bidi="ar-SA"/>
              </w:rPr>
            </w:pPr>
            <w:r>
              <w:rPr>
                <w:rFonts w:hint="eastAsia" w:ascii="Times New Roman" w:hAnsi="Times New Roman" w:eastAsia="仿宋_GB2312" w:cs="仿宋_GB2312"/>
                <w:color w:val="000000"/>
                <w:sz w:val="32"/>
                <w:szCs w:val="32"/>
                <w:u w:val="none"/>
                <w:lang w:val="en-US" w:eastAsia="zh-CN"/>
              </w:rPr>
              <w:t>16:00</w:t>
            </w:r>
          </w:p>
        </w:tc>
        <w:tc>
          <w:tcPr>
            <w:tcW w:w="6960" w:type="dxa"/>
            <w:shd w:val="clear" w:color="auto" w:fill="auto"/>
            <w:vAlign w:val="top"/>
          </w:tcPr>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Times New Roman" w:hAnsi="Times New Roman" w:eastAsia="仿宋_GB2312" w:cs="仿宋_GB2312"/>
                <w:color w:val="000000"/>
                <w:kern w:val="2"/>
                <w:sz w:val="32"/>
                <w:szCs w:val="32"/>
                <w:u w:val="none"/>
                <w:lang w:val="en-US" w:eastAsia="zh-CN" w:bidi="ar-SA"/>
              </w:rPr>
            </w:pPr>
            <w:r>
              <w:rPr>
                <w:rFonts w:hint="eastAsia" w:ascii="Times New Roman" w:hAnsi="Times New Roman" w:eastAsia="仿宋_GB2312" w:cs="仿宋_GB2312"/>
                <w:color w:val="000000"/>
                <w:sz w:val="32"/>
                <w:szCs w:val="32"/>
                <w:u w:val="none"/>
                <w:lang w:val="en-US" w:eastAsia="zh-CN"/>
              </w:rPr>
              <w:t>青年学习分享会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67" w:type="dxa"/>
            <w:shd w:val="clear" w:color="auto" w:fill="auto"/>
            <w:vAlign w:val="top"/>
          </w:tcPr>
          <w:p>
            <w:pPr>
              <w:jc w:val="center"/>
              <w:rPr>
                <w:rFonts w:hint="default" w:ascii="Times New Roman" w:hAnsi="Times New Roman" w:eastAsia="仿宋_GB2312" w:cs="仿宋_GB2312"/>
                <w:color w:val="000000"/>
                <w:kern w:val="2"/>
                <w:sz w:val="32"/>
                <w:szCs w:val="32"/>
                <w:u w:val="none"/>
                <w:lang w:val="en-US" w:eastAsia="zh-CN" w:bidi="ar-SA"/>
              </w:rPr>
            </w:pPr>
          </w:p>
        </w:tc>
        <w:tc>
          <w:tcPr>
            <w:tcW w:w="6960" w:type="dxa"/>
            <w:shd w:val="clear" w:color="auto" w:fill="auto"/>
            <w:vAlign w:val="top"/>
          </w:tcPr>
          <w:p>
            <w:pPr>
              <w:rPr>
                <w:rFonts w:hint="eastAsia" w:ascii="Times New Roman" w:hAnsi="Times New Roman" w:eastAsia="楷体_GB2312" w:cs="楷体_GB2312"/>
                <w:color w:val="000000"/>
                <w:kern w:val="2"/>
                <w:sz w:val="32"/>
                <w:szCs w:val="32"/>
                <w:u w:val="none"/>
                <w:lang w:val="en-US" w:eastAsia="zh-CN" w:bidi="ar-SA"/>
              </w:rPr>
            </w:pPr>
            <w:r>
              <w:rPr>
                <w:rFonts w:hint="eastAsia" w:ascii="Times New Roman" w:hAnsi="Times New Roman" w:eastAsia="仿宋_GB2312" w:cs="仿宋_GB2312"/>
                <w:color w:val="000000"/>
                <w:sz w:val="32"/>
                <w:szCs w:val="32"/>
                <w:u w:val="none"/>
                <w:lang w:val="en-US" w:eastAsia="zh-CN"/>
              </w:rPr>
              <w:t>邀请刘建斌副主任主持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7" w:type="dxa"/>
            <w:shd w:val="clear" w:color="auto" w:fill="auto"/>
            <w:vAlign w:val="top"/>
          </w:tcPr>
          <w:p>
            <w:pPr>
              <w:jc w:val="center"/>
              <w:rPr>
                <w:rFonts w:hint="default" w:ascii="Times New Roman" w:hAnsi="Times New Roman" w:eastAsia="仿宋_GB2312" w:cs="仿宋_GB2312"/>
                <w:color w:val="000000"/>
                <w:kern w:val="2"/>
                <w:sz w:val="32"/>
                <w:szCs w:val="32"/>
                <w:u w:val="none"/>
                <w:lang w:val="en-US" w:eastAsia="zh-CN" w:bidi="ar-SA"/>
              </w:rPr>
            </w:pPr>
          </w:p>
        </w:tc>
        <w:tc>
          <w:tcPr>
            <w:tcW w:w="6960" w:type="dxa"/>
            <w:shd w:val="clear" w:color="auto" w:fill="auto"/>
            <w:vAlign w:val="top"/>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imes New Roman" w:hAnsi="Times New Roman" w:eastAsia="仿宋_GB2312" w:cs="仿宋_GB2312"/>
                <w:color w:val="000000"/>
                <w:sz w:val="32"/>
                <w:szCs w:val="32"/>
                <w:u w:val="none"/>
                <w:lang w:val="en-US" w:eastAsia="zh-CN"/>
              </w:rPr>
            </w:pPr>
            <w:r>
              <w:rPr>
                <w:rFonts w:hint="eastAsia" w:ascii="Times New Roman" w:hAnsi="Times New Roman" w:eastAsia="仿宋_GB2312" w:cs="仿宋_GB2312"/>
                <w:color w:val="000000"/>
                <w:sz w:val="32"/>
                <w:szCs w:val="32"/>
                <w:u w:val="none"/>
                <w:lang w:val="en-US" w:eastAsia="zh-CN"/>
              </w:rPr>
              <w:t>组织办青年党员代表、福州市区委网信办及县区网信部门青年代表和网信企业青年代表，围绕“举旗帜聚民心、防风险保安全、强治理惠民生、增动能促发展、谋合作图共赢”的使命任务，交流分享学习习近平对网络安全和信息化工作作出重要指示的体会，畅谈推动网信事业高质量发展的工作思路。</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imes New Roman" w:hAnsi="Times New Roman" w:eastAsia="楷体_GB2312" w:cs="楷体_GB2312"/>
                <w:color w:val="000000"/>
                <w:kern w:val="2"/>
                <w:sz w:val="32"/>
                <w:szCs w:val="32"/>
                <w:u w:val="none"/>
                <w:lang w:val="en-US" w:eastAsia="zh-CN" w:bidi="ar-SA"/>
              </w:rPr>
            </w:pPr>
            <w:r>
              <w:rPr>
                <w:rFonts w:hint="eastAsia" w:ascii="Times New Roman" w:hAnsi="Times New Roman" w:eastAsia="楷体_GB2312" w:cs="楷体_GB2312"/>
                <w:color w:val="000000"/>
                <w:sz w:val="32"/>
                <w:szCs w:val="32"/>
                <w:u w:val="none"/>
                <w:lang w:val="en-US" w:eastAsia="zh-CN"/>
              </w:rPr>
              <w:t>（地点：办机关大厦16楼综合大厅）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67" w:type="dxa"/>
            <w:shd w:val="clear" w:color="auto" w:fill="auto"/>
            <w:vAlign w:val="top"/>
          </w:tcPr>
          <w:p>
            <w:pPr>
              <w:jc w:val="center"/>
              <w:rPr>
                <w:rFonts w:hint="default" w:ascii="Times New Roman" w:hAnsi="Times New Roman" w:eastAsia="仿宋_GB2312" w:cs="仿宋_GB2312"/>
                <w:color w:val="000000"/>
                <w:kern w:val="2"/>
                <w:sz w:val="32"/>
                <w:szCs w:val="32"/>
                <w:u w:val="none"/>
                <w:lang w:val="en-US" w:eastAsia="zh-CN" w:bidi="ar-SA"/>
              </w:rPr>
            </w:pPr>
            <w:r>
              <w:rPr>
                <w:rFonts w:hint="eastAsia" w:ascii="Times New Roman" w:hAnsi="Times New Roman" w:eastAsia="仿宋_GB2312" w:cs="仿宋_GB2312"/>
                <w:color w:val="000000"/>
                <w:sz w:val="32"/>
                <w:szCs w:val="32"/>
                <w:u w:val="none"/>
                <w:lang w:val="en-US" w:eastAsia="zh-CN"/>
              </w:rPr>
              <w:t>19:00</w:t>
            </w:r>
          </w:p>
        </w:tc>
        <w:tc>
          <w:tcPr>
            <w:tcW w:w="6960" w:type="dxa"/>
            <w:shd w:val="clear" w:color="auto" w:fill="auto"/>
            <w:vAlign w:val="top"/>
          </w:tcPr>
          <w:p>
            <w:pPr>
              <w:rPr>
                <w:rFonts w:hint="eastAsia" w:ascii="Times New Roman" w:hAnsi="Times New Roman" w:eastAsia="仿宋_GB2312" w:cs="仿宋_GB2312"/>
                <w:color w:val="000000"/>
                <w:kern w:val="2"/>
                <w:sz w:val="32"/>
                <w:szCs w:val="32"/>
                <w:u w:val="none"/>
                <w:lang w:val="en-US" w:eastAsia="zh-CN" w:bidi="ar-SA"/>
              </w:rPr>
            </w:pPr>
            <w:r>
              <w:rPr>
                <w:rFonts w:hint="eastAsia" w:ascii="Times New Roman" w:hAnsi="Times New Roman" w:eastAsia="仿宋_GB2312" w:cs="仿宋_GB2312"/>
                <w:color w:val="000000"/>
                <w:sz w:val="32"/>
                <w:szCs w:val="32"/>
                <w:u w:val="none"/>
                <w:lang w:val="en-US" w:eastAsia="zh-CN"/>
              </w:rPr>
              <w:t>党员自学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467" w:type="dxa"/>
            <w:shd w:val="clear" w:color="auto" w:fill="auto"/>
            <w:vAlign w:val="top"/>
          </w:tcPr>
          <w:p>
            <w:pPr>
              <w:rPr>
                <w:rFonts w:hint="default" w:ascii="Calibri" w:hAnsi="Calibri" w:eastAsia="宋体" w:cs="Times New Roman"/>
                <w:color w:val="000000"/>
                <w:kern w:val="2"/>
                <w:sz w:val="32"/>
                <w:szCs w:val="32"/>
                <w:vertAlign w:val="baseline"/>
                <w:lang w:val="en-US" w:eastAsia="zh-CN" w:bidi="ar-SA"/>
              </w:rPr>
            </w:pPr>
            <w:r>
              <w:rPr>
                <w:rFonts w:hint="eastAsia" w:ascii="Times New Roman" w:hAnsi="Times New Roman" w:eastAsia="仿宋_GB2312" w:cs="仿宋_GB2312"/>
                <w:color w:val="000000"/>
                <w:sz w:val="32"/>
                <w:szCs w:val="32"/>
                <w:u w:val="none"/>
                <w:lang w:val="en-US" w:eastAsia="zh-CN"/>
              </w:rPr>
              <w:t>7月27日</w:t>
            </w:r>
          </w:p>
        </w:tc>
        <w:tc>
          <w:tcPr>
            <w:tcW w:w="6960" w:type="dxa"/>
            <w:shd w:val="clear" w:color="auto" w:fill="auto"/>
            <w:vAlign w:val="top"/>
          </w:tcPr>
          <w:p>
            <w:pPr>
              <w:keepNext w:val="0"/>
              <w:keepLines w:val="0"/>
              <w:pageBreakBefore w:val="0"/>
              <w:widowControl w:val="0"/>
              <w:kinsoku/>
              <w:wordWrap/>
              <w:overflowPunct/>
              <w:topLinePunct w:val="0"/>
              <w:autoSpaceDE/>
              <w:autoSpaceDN/>
              <w:bidi w:val="0"/>
              <w:adjustRightInd/>
              <w:snapToGrid/>
              <w:spacing w:line="600" w:lineRule="exact"/>
              <w:ind w:left="1776" w:leftChars="0" w:hanging="1776" w:hangingChars="555"/>
              <w:textAlignment w:val="auto"/>
              <w:rPr>
                <w:rFonts w:hint="default" w:ascii="Calibri" w:hAnsi="Calibri" w:eastAsia="宋体" w:cs="Times New Roman"/>
                <w:color w:val="000000"/>
                <w:kern w:val="2"/>
                <w:sz w:val="32"/>
                <w:szCs w:val="32"/>
                <w:vertAlign w:val="baseline"/>
                <w:lang w:val="en-US" w:eastAsia="zh-CN" w:bidi="ar-SA"/>
              </w:rPr>
            </w:pPr>
            <w:r>
              <w:rPr>
                <w:rFonts w:hint="eastAsia" w:ascii="Times New Roman" w:hAnsi="Times New Roman" w:eastAsia="仿宋_GB2312" w:cs="仿宋_GB2312"/>
                <w:color w:val="000000"/>
                <w:sz w:val="32"/>
                <w:szCs w:val="32"/>
                <w:u w:val="none"/>
                <w:lang w:val="en-US" w:eastAsia="zh-CN"/>
              </w:rPr>
              <w:t>（星期四）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67" w:type="dxa"/>
            <w:shd w:val="clear" w:color="auto" w:fill="auto"/>
            <w:vAlign w:val="top"/>
          </w:tcPr>
          <w:p>
            <w:pPr>
              <w:jc w:val="center"/>
              <w:rPr>
                <w:rFonts w:hint="default" w:ascii="Times New Roman" w:hAnsi="Times New Roman" w:eastAsia="仿宋_GB2312" w:cs="仿宋_GB2312"/>
                <w:color w:val="000000"/>
                <w:kern w:val="2"/>
                <w:sz w:val="32"/>
                <w:szCs w:val="32"/>
                <w:u w:val="none"/>
                <w:lang w:val="en-US" w:eastAsia="zh-CN" w:bidi="ar-SA"/>
              </w:rPr>
            </w:pPr>
            <w:r>
              <w:rPr>
                <w:rFonts w:hint="eastAsia" w:ascii="Times New Roman" w:hAnsi="Times New Roman" w:eastAsia="仿宋_GB2312" w:cs="仿宋_GB2312"/>
                <w:color w:val="000000"/>
                <w:sz w:val="32"/>
                <w:szCs w:val="32"/>
                <w:u w:val="none"/>
                <w:lang w:val="en-US" w:eastAsia="zh-CN"/>
              </w:rPr>
              <w:t>9</w:t>
            </w:r>
            <w:r>
              <w:rPr>
                <w:rFonts w:hint="default" w:ascii="Times New Roman" w:hAnsi="Times New Roman" w:eastAsia="仿宋_GB2312" w:cs="仿宋_GB2312"/>
                <w:color w:val="000000"/>
                <w:sz w:val="32"/>
                <w:szCs w:val="32"/>
                <w:u w:val="none"/>
                <w:lang w:val="en-US" w:eastAsia="zh-CN"/>
              </w:rPr>
              <w:t>:00</w:t>
            </w:r>
          </w:p>
        </w:tc>
        <w:tc>
          <w:tcPr>
            <w:tcW w:w="6960" w:type="dxa"/>
            <w:shd w:val="clear" w:color="auto" w:fill="auto"/>
            <w:vAlign w:val="top"/>
          </w:tcPr>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default" w:ascii="Times New Roman" w:hAnsi="Times New Roman" w:eastAsia="仿宋_GB2312" w:cs="仿宋_GB2312"/>
                <w:color w:val="000000"/>
                <w:kern w:val="2"/>
                <w:sz w:val="32"/>
                <w:szCs w:val="32"/>
                <w:u w:val="none"/>
                <w:lang w:val="en-US" w:eastAsia="zh-CN" w:bidi="ar-SA"/>
              </w:rPr>
            </w:pPr>
            <w:r>
              <w:rPr>
                <w:rFonts w:hint="eastAsia" w:ascii="Times New Roman" w:hAnsi="Times New Roman" w:eastAsia="仿宋_GB2312" w:cs="仿宋_GB2312"/>
                <w:color w:val="000000"/>
                <w:sz w:val="32"/>
                <w:szCs w:val="32"/>
                <w:u w:val="none"/>
                <w:lang w:val="en-US" w:eastAsia="zh-CN"/>
              </w:rPr>
              <w:t>专题辅导报告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67" w:type="dxa"/>
            <w:shd w:val="clear" w:color="auto" w:fill="auto"/>
            <w:vAlign w:val="top"/>
          </w:tcPr>
          <w:p>
            <w:pPr>
              <w:jc w:val="center"/>
              <w:rPr>
                <w:rFonts w:hint="default" w:ascii="Times New Roman" w:hAnsi="Times New Roman" w:eastAsia="仿宋_GB2312" w:cs="仿宋_GB2312"/>
                <w:color w:val="000000"/>
                <w:kern w:val="2"/>
                <w:sz w:val="32"/>
                <w:szCs w:val="32"/>
                <w:u w:val="none"/>
                <w:lang w:val="en-US" w:eastAsia="zh-CN" w:bidi="ar-SA"/>
              </w:rPr>
            </w:pPr>
          </w:p>
        </w:tc>
        <w:tc>
          <w:tcPr>
            <w:tcW w:w="6960" w:type="dxa"/>
            <w:shd w:val="clear" w:color="auto" w:fill="auto"/>
            <w:vAlign w:val="top"/>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imes New Roman" w:hAnsi="Times New Roman" w:eastAsia="仿宋_GB2312" w:cs="仿宋_GB2312"/>
                <w:color w:val="000000"/>
                <w:sz w:val="32"/>
                <w:szCs w:val="32"/>
                <w:u w:val="none"/>
                <w:lang w:val="en-US" w:eastAsia="zh-CN"/>
              </w:rPr>
            </w:pPr>
            <w:r>
              <w:rPr>
                <w:rFonts w:hint="eastAsia" w:ascii="Times New Roman" w:hAnsi="Times New Roman" w:eastAsia="仿宋_GB2312" w:cs="仿宋_GB2312"/>
                <w:color w:val="000000"/>
                <w:sz w:val="32"/>
                <w:szCs w:val="32"/>
                <w:u w:val="none"/>
                <w:lang w:val="en-US" w:eastAsia="zh-CN"/>
              </w:rPr>
              <w:t>落实省委主题教育领导小组办公室关于学习习近平总书记关于党的建设的重要思想的部署安排，邀请省直机关工委有关同志作“推动新时代机关党建工作高质量发展”专题辅导报告</w:t>
            </w:r>
          </w:p>
          <w:p>
            <w:pPr>
              <w:pStyle w:val="2"/>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lang w:val="en-US" w:eastAsia="zh-CN"/>
              </w:rPr>
            </w:pPr>
            <w:r>
              <w:rPr>
                <w:rFonts w:hint="eastAsia" w:ascii="Times New Roman" w:hAnsi="Times New Roman" w:eastAsia="仿宋_GB2312" w:cs="仿宋_GB2312"/>
                <w:color w:val="000000"/>
                <w:sz w:val="32"/>
                <w:szCs w:val="32"/>
                <w:u w:val="none"/>
                <w:lang w:val="en-US" w:eastAsia="zh-CN"/>
              </w:rPr>
              <w:t>刘建斌副主任主持</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default" w:ascii="Times New Roman" w:hAnsi="Times New Roman" w:eastAsia="仿宋_GB2312" w:cs="仿宋_GB2312"/>
                <w:color w:val="000000"/>
                <w:kern w:val="2"/>
                <w:sz w:val="32"/>
                <w:szCs w:val="32"/>
                <w:u w:val="none"/>
                <w:lang w:val="en-US" w:eastAsia="zh-CN" w:bidi="ar-SA"/>
              </w:rPr>
            </w:pPr>
            <w:r>
              <w:rPr>
                <w:rFonts w:hint="eastAsia" w:ascii="Times New Roman" w:hAnsi="Times New Roman" w:eastAsia="楷体_GB2312" w:cs="楷体_GB2312"/>
                <w:color w:val="000000"/>
                <w:sz w:val="32"/>
                <w:szCs w:val="32"/>
                <w:u w:val="none"/>
                <w:lang w:val="en-US" w:eastAsia="zh-CN"/>
              </w:rPr>
              <w:t>（地点：办机关大厦16楼综合大厅）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67" w:type="dxa"/>
            <w:shd w:val="clear" w:color="auto" w:fill="auto"/>
            <w:vAlign w:val="top"/>
          </w:tcPr>
          <w:p>
            <w:pPr>
              <w:jc w:val="center"/>
              <w:rPr>
                <w:rFonts w:hint="default" w:ascii="Calibri" w:hAnsi="Calibri" w:eastAsia="宋体" w:cs="Times New Roman"/>
                <w:color w:val="000000"/>
                <w:kern w:val="2"/>
                <w:sz w:val="32"/>
                <w:szCs w:val="32"/>
                <w:vertAlign w:val="baseline"/>
                <w:lang w:val="en-US" w:eastAsia="zh-CN" w:bidi="ar-SA"/>
              </w:rPr>
            </w:pPr>
            <w:r>
              <w:rPr>
                <w:rFonts w:hint="eastAsia" w:ascii="Times New Roman" w:hAnsi="Times New Roman" w:eastAsia="仿宋_GB2312" w:cs="仿宋_GB2312"/>
                <w:color w:val="000000"/>
                <w:sz w:val="32"/>
                <w:szCs w:val="32"/>
                <w:u w:val="none"/>
                <w:lang w:val="en-US" w:eastAsia="zh-CN"/>
              </w:rPr>
              <w:t>15:30</w:t>
            </w:r>
          </w:p>
        </w:tc>
        <w:tc>
          <w:tcPr>
            <w:tcW w:w="6960" w:type="dxa"/>
            <w:shd w:val="clear" w:color="auto" w:fill="auto"/>
            <w:vAlign w:val="top"/>
          </w:tcPr>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default" w:ascii="Times New Roman" w:hAnsi="Times New Roman" w:eastAsia="楷体_GB2312" w:cs="楷体_GB2312"/>
                <w:color w:val="000000"/>
                <w:kern w:val="2"/>
                <w:sz w:val="32"/>
                <w:szCs w:val="32"/>
                <w:u w:val="none"/>
                <w:lang w:val="en-US" w:eastAsia="zh-CN" w:bidi="ar-SA"/>
              </w:rPr>
            </w:pPr>
            <w:r>
              <w:rPr>
                <w:rFonts w:hint="eastAsia" w:ascii="Times New Roman" w:hAnsi="Times New Roman" w:eastAsia="仿宋_GB2312" w:cs="仿宋_GB2312"/>
                <w:color w:val="000000"/>
                <w:sz w:val="32"/>
                <w:szCs w:val="32"/>
                <w:u w:val="none"/>
                <w:lang w:val="en-US" w:eastAsia="zh-CN"/>
              </w:rPr>
              <w:t>学习研讨交流会（</w:t>
            </w:r>
            <w:r>
              <w:rPr>
                <w:rFonts w:hint="eastAsia" w:ascii="楷体_GB2312" w:hAnsi="楷体_GB2312" w:eastAsia="楷体_GB2312" w:cs="楷体_GB2312"/>
                <w:color w:val="000000"/>
                <w:kern w:val="2"/>
                <w:sz w:val="32"/>
                <w:szCs w:val="32"/>
                <w:u w:val="none"/>
                <w:lang w:val="en-US" w:eastAsia="zh-CN" w:bidi="ar-SA"/>
              </w:rPr>
              <w:t>同时作为室务会议理论学习中心组学习会</w:t>
            </w:r>
            <w:r>
              <w:rPr>
                <w:rFonts w:hint="eastAsia" w:ascii="Times New Roman" w:hAnsi="Times New Roman" w:eastAsia="仿宋_GB2312" w:cs="仿宋_GB2312"/>
                <w:color w:val="000000"/>
                <w:sz w:val="32"/>
                <w:szCs w:val="32"/>
                <w:u w:val="none"/>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467" w:type="dxa"/>
            <w:shd w:val="clear" w:color="auto" w:fill="auto"/>
            <w:vAlign w:val="top"/>
          </w:tcPr>
          <w:p>
            <w:pPr>
              <w:jc w:val="center"/>
              <w:rPr>
                <w:rFonts w:hint="default" w:ascii="Calibri" w:hAnsi="Calibri" w:eastAsia="宋体" w:cs="Times New Roman"/>
                <w:color w:val="000000"/>
                <w:kern w:val="2"/>
                <w:sz w:val="32"/>
                <w:szCs w:val="32"/>
                <w:vertAlign w:val="baseline"/>
                <w:lang w:val="en-US" w:eastAsia="zh-CN" w:bidi="ar-SA"/>
              </w:rPr>
            </w:pPr>
          </w:p>
        </w:tc>
        <w:tc>
          <w:tcPr>
            <w:tcW w:w="6960" w:type="dxa"/>
            <w:shd w:val="clear" w:color="auto" w:fill="auto"/>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Times New Roman" w:hAnsi="Times New Roman" w:eastAsia="仿宋_GB2312" w:cs="仿宋_GB2312"/>
                <w:color w:val="000000"/>
                <w:sz w:val="32"/>
                <w:szCs w:val="32"/>
                <w:u w:val="none"/>
                <w:lang w:val="en-US" w:eastAsia="zh-CN"/>
              </w:rPr>
            </w:pPr>
            <w:r>
              <w:rPr>
                <w:rFonts w:hint="eastAsia" w:ascii="Times New Roman" w:hAnsi="Times New Roman" w:eastAsia="仿宋_GB2312" w:cs="仿宋_GB2312"/>
                <w:color w:val="000000"/>
                <w:sz w:val="32"/>
                <w:szCs w:val="32"/>
                <w:u w:val="none"/>
                <w:lang w:val="en-US" w:eastAsia="zh-CN"/>
              </w:rPr>
              <w:t>1.围绕学习习近平对网络安全和信息化工作作出重要指示进行学习交流研讨，学习习近平对网络安全和信息化工作作出重要指示进行学习交流研讨，办领导、支部书记代表和青年代表围绕学习主题作交流发言；</w:t>
            </w:r>
          </w:p>
          <w:p>
            <w:pPr>
              <w:pStyle w:val="2"/>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imes New Roman" w:hAnsi="Times New Roman" w:eastAsia="仿宋_GB2312" w:cs="仿宋_GB2312"/>
                <w:color w:val="000000"/>
                <w:sz w:val="32"/>
                <w:szCs w:val="32"/>
                <w:u w:val="none"/>
                <w:lang w:val="en-US" w:eastAsia="zh-CN"/>
              </w:rPr>
            </w:pPr>
            <w:r>
              <w:rPr>
                <w:rFonts w:hint="eastAsia" w:ascii="Times New Roman" w:hAnsi="Times New Roman" w:eastAsia="仿宋_GB2312" w:cs="仿宋_GB2312"/>
                <w:color w:val="000000"/>
                <w:sz w:val="32"/>
                <w:szCs w:val="32"/>
                <w:u w:val="none"/>
                <w:lang w:val="en-US" w:eastAsia="zh-CN"/>
              </w:rPr>
              <w:t>2.围绕“以学正风”主题，</w:t>
            </w:r>
            <w:del w:id="0" w:author="朱曦" w:date="2023-07-26T15:51:00Z">
              <w:bookmarkStart w:id="0" w:name="_GoBack"/>
              <w:bookmarkEnd w:id="0"/>
              <w:r>
                <w:rPr>
                  <w:rFonts w:hint="eastAsia" w:ascii="Times New Roman" w:hAnsi="Times New Roman" w:eastAsia="仿宋_GB2312" w:cs="仿宋_GB2312"/>
                  <w:color w:val="000000"/>
                  <w:sz w:val="32"/>
                  <w:szCs w:val="32"/>
                  <w:u w:val="none"/>
                  <w:lang w:val="en-US" w:eastAsia="zh-CN"/>
                </w:rPr>
                <w:delText>拟邀请驻部纪检监察组领导作专题辅导报告，</w:delText>
              </w:r>
            </w:del>
            <w:r>
              <w:rPr>
                <w:rFonts w:hint="eastAsia" w:ascii="Times New Roman" w:hAnsi="Times New Roman" w:eastAsia="仿宋_GB2312" w:cs="仿宋_GB2312"/>
                <w:color w:val="000000"/>
                <w:sz w:val="32"/>
                <w:szCs w:val="32"/>
                <w:u w:val="none"/>
                <w:lang w:val="en-US" w:eastAsia="zh-CN"/>
              </w:rPr>
              <w:t>办领导、支部书记代表和青年代表围绕学习主题作交流发言；</w:t>
            </w:r>
          </w:p>
          <w:p>
            <w:pPr>
              <w:pStyle w:val="2"/>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color w:val="000000"/>
                <w:lang w:val="en-US" w:eastAsia="zh-CN"/>
              </w:rPr>
            </w:pPr>
            <w:r>
              <w:rPr>
                <w:rFonts w:hint="eastAsia" w:ascii="Times New Roman" w:hAnsi="Times New Roman" w:eastAsia="仿宋_GB2312" w:cs="仿宋_GB2312"/>
                <w:color w:val="000000"/>
                <w:sz w:val="32"/>
                <w:szCs w:val="32"/>
                <w:u w:val="none"/>
                <w:lang w:val="en-US" w:eastAsia="zh-CN"/>
              </w:rPr>
              <w:t>3.张远主任讲话（</w:t>
            </w:r>
            <w:r>
              <w:rPr>
                <w:rFonts w:hint="eastAsia" w:ascii="楷体_GB2312" w:hAnsi="楷体_GB2312" w:eastAsia="楷体_GB2312" w:cs="楷体_GB2312"/>
                <w:color w:val="000000"/>
                <w:sz w:val="32"/>
                <w:szCs w:val="32"/>
                <w:u w:val="none"/>
                <w:lang w:val="en-US" w:eastAsia="zh-CN"/>
              </w:rPr>
              <w:t>读书班总结</w:t>
            </w:r>
            <w:r>
              <w:rPr>
                <w:rFonts w:hint="eastAsia" w:ascii="Times New Roman" w:hAnsi="Times New Roman" w:eastAsia="仿宋_GB2312" w:cs="仿宋_GB2312"/>
                <w:color w:val="000000"/>
                <w:sz w:val="32"/>
                <w:szCs w:val="32"/>
                <w:u w:val="none"/>
                <w:lang w:val="en-US" w:eastAsia="zh-CN"/>
              </w:rPr>
              <w:t>）。</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imes New Roman" w:hAnsi="Times New Roman" w:eastAsia="楷体_GB2312" w:cs="楷体_GB2312"/>
                <w:color w:val="000000"/>
                <w:kern w:val="2"/>
                <w:sz w:val="32"/>
                <w:szCs w:val="32"/>
                <w:u w:val="none"/>
                <w:lang w:val="en-US" w:eastAsia="zh-CN" w:bidi="ar-SA"/>
              </w:rPr>
            </w:pPr>
            <w:r>
              <w:rPr>
                <w:rFonts w:hint="eastAsia" w:ascii="Times New Roman" w:hAnsi="Times New Roman" w:eastAsia="楷体_GB2312" w:cs="楷体_GB2312"/>
                <w:color w:val="000000"/>
                <w:sz w:val="32"/>
                <w:szCs w:val="32"/>
                <w:u w:val="none"/>
                <w:lang w:val="en-US" w:eastAsia="zh-CN"/>
              </w:rPr>
              <w:t>（地点：办机关大厦1504会议室）</w:t>
            </w:r>
          </w:p>
        </w:tc>
      </w:tr>
    </w:tbl>
    <w:p>
      <w:pPr>
        <w:pStyle w:val="2"/>
        <w:rPr>
          <w:rFonts w:hint="eastAsia" w:ascii="Times New Roman" w:hAnsi="Times New Roman" w:eastAsia="黑体" w:cs="黑体"/>
          <w:sz w:val="32"/>
          <w:szCs w:val="32"/>
          <w:u w:val="none"/>
          <w:lang w:val="en-US" w:eastAsia="zh-CN"/>
        </w:rPr>
      </w:pPr>
    </w:p>
    <w:p>
      <w:pPr>
        <w:pStyle w:val="2"/>
        <w:rPr>
          <w:rFonts w:hint="eastAsia" w:ascii="Times New Roman" w:hAnsi="Times New Roman" w:eastAsia="黑体" w:cs="黑体"/>
          <w:sz w:val="32"/>
          <w:szCs w:val="32"/>
          <w:u w:val="none"/>
          <w:lang w:val="en-US" w:eastAsia="zh-CN"/>
        </w:rPr>
      </w:pPr>
    </w:p>
    <w:p>
      <w:pPr>
        <w:pStyle w:val="2"/>
        <w:rPr>
          <w:rFonts w:hint="eastAsia" w:ascii="Times New Roman" w:hAnsi="Times New Roman" w:eastAsia="黑体" w:cs="黑体"/>
          <w:sz w:val="32"/>
          <w:szCs w:val="32"/>
          <w:u w:val="none"/>
          <w:lang w:val="en-US" w:eastAsia="zh-CN"/>
        </w:rPr>
      </w:pPr>
    </w:p>
    <w:p>
      <w:pPr>
        <w:pStyle w:val="2"/>
        <w:rPr>
          <w:rFonts w:hint="eastAsia" w:ascii="Times New Roman" w:hAnsi="Times New Roman" w:eastAsia="黑体" w:cs="黑体"/>
          <w:sz w:val="32"/>
          <w:szCs w:val="32"/>
          <w:u w:val="none"/>
          <w:lang w:val="en-US" w:eastAsia="zh-CN"/>
        </w:rPr>
      </w:pPr>
    </w:p>
    <w:p>
      <w:pPr>
        <w:pStyle w:val="2"/>
        <w:rPr>
          <w:rFonts w:hint="eastAsia" w:ascii="Times New Roman" w:hAnsi="Times New Roman" w:eastAsia="黑体" w:cs="黑体"/>
          <w:sz w:val="32"/>
          <w:szCs w:val="32"/>
          <w:u w:val="none"/>
          <w:lang w:val="en-US" w:eastAsia="zh-CN"/>
        </w:rPr>
      </w:pPr>
    </w:p>
    <w:p>
      <w:pPr>
        <w:pStyle w:val="2"/>
        <w:rPr>
          <w:rFonts w:hint="eastAsia" w:ascii="Times New Roman" w:hAnsi="Times New Roman" w:eastAsia="黑体" w:cs="黑体"/>
          <w:sz w:val="32"/>
          <w:szCs w:val="32"/>
          <w:u w:val="none"/>
          <w:lang w:val="en-US" w:eastAsia="zh-CN"/>
        </w:rPr>
      </w:pPr>
    </w:p>
    <w:p>
      <w:pPr>
        <w:pStyle w:val="2"/>
        <w:rPr>
          <w:rFonts w:hint="eastAsia" w:ascii="Times New Roman" w:hAnsi="Times New Roman" w:eastAsia="黑体" w:cs="黑体"/>
          <w:sz w:val="32"/>
          <w:szCs w:val="32"/>
          <w:u w:val="none"/>
          <w:lang w:val="en-US" w:eastAsia="zh-CN"/>
        </w:rPr>
      </w:pPr>
    </w:p>
    <w:p>
      <w:pPr>
        <w:pStyle w:val="2"/>
        <w:rPr>
          <w:rFonts w:hint="eastAsia" w:ascii="Times New Roman" w:hAnsi="Times New Roman" w:eastAsia="黑体" w:cs="黑体"/>
          <w:sz w:val="32"/>
          <w:szCs w:val="32"/>
          <w:u w:val="none"/>
          <w:lang w:val="en-US" w:eastAsia="zh-CN"/>
        </w:rPr>
      </w:pPr>
    </w:p>
    <w:p>
      <w:pPr>
        <w:pStyle w:val="2"/>
        <w:rPr>
          <w:rFonts w:hint="eastAsia" w:ascii="Times New Roman" w:hAnsi="Times New Roman" w:eastAsia="黑体" w:cs="黑体"/>
          <w:sz w:val="32"/>
          <w:szCs w:val="32"/>
          <w:u w:val="none"/>
          <w:lang w:val="en-US" w:eastAsia="zh-CN"/>
        </w:rPr>
      </w:pPr>
    </w:p>
    <w:p>
      <w:pPr>
        <w:pStyle w:val="2"/>
        <w:rPr>
          <w:rFonts w:hint="eastAsia" w:ascii="Times New Roman" w:hAnsi="Times New Roman" w:eastAsia="黑体" w:cs="黑体"/>
          <w:sz w:val="32"/>
          <w:szCs w:val="32"/>
          <w:u w:val="none"/>
          <w:lang w:val="en-US" w:eastAsia="zh-CN"/>
        </w:rPr>
      </w:pPr>
    </w:p>
    <w:p>
      <w:pPr>
        <w:pStyle w:val="2"/>
        <w:rPr>
          <w:rFonts w:hint="eastAsia" w:ascii="Times New Roman" w:hAnsi="Times New Roman" w:eastAsia="黑体" w:cs="黑体"/>
          <w:sz w:val="32"/>
          <w:szCs w:val="32"/>
          <w:u w:val="none"/>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有关事项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cs="Times New Roman"/>
          <w:sz w:val="32"/>
          <w:szCs w:val="32"/>
          <w:lang w:val="en-US" w:eastAsia="zh-CN"/>
        </w:rPr>
      </w:pPr>
      <w:r>
        <w:rPr>
          <w:rFonts w:hint="eastAsia" w:ascii="仿宋_GB2312" w:eastAsia="仿宋_GB2312"/>
          <w:sz w:val="32"/>
          <w:szCs w:val="32"/>
          <w:lang w:val="en-US" w:eastAsia="zh-CN"/>
        </w:rPr>
        <w:t>1.</w:t>
      </w:r>
      <w:r>
        <w:rPr>
          <w:rFonts w:hint="default" w:ascii="仿宋_GB2312" w:eastAsia="仿宋_GB2312"/>
          <w:sz w:val="32"/>
          <w:szCs w:val="32"/>
          <w:lang w:val="en" w:eastAsia="zh-CN"/>
        </w:rPr>
        <w:t>机关党委负责</w:t>
      </w:r>
      <w:r>
        <w:rPr>
          <w:rFonts w:hint="eastAsia" w:ascii="仿宋_GB2312" w:eastAsia="仿宋_GB2312"/>
          <w:sz w:val="32"/>
          <w:szCs w:val="32"/>
          <w:lang w:val="en" w:eastAsia="zh-CN"/>
        </w:rPr>
        <w:t>读书班方案的制定、文稿材料</w:t>
      </w:r>
      <w:r>
        <w:rPr>
          <w:rFonts w:hint="eastAsia" w:ascii="仿宋_GB2312" w:eastAsia="仿宋_GB2312"/>
          <w:sz w:val="32"/>
          <w:szCs w:val="32"/>
          <w:lang w:val="en-US" w:eastAsia="zh-CN"/>
        </w:rPr>
        <w:t>起草、现场活动安排、人员组织、</w:t>
      </w:r>
      <w:r>
        <w:rPr>
          <w:rFonts w:hint="eastAsia" w:ascii="仿宋_GB2312" w:eastAsia="仿宋_GB2312"/>
          <w:sz w:val="32"/>
          <w:szCs w:val="32"/>
          <w:lang w:val="en" w:eastAsia="zh-CN"/>
        </w:rPr>
        <w:t>对接实地教学参访点、安排车辆以及会务</w:t>
      </w:r>
      <w:r>
        <w:rPr>
          <w:rFonts w:hint="eastAsia" w:ascii="仿宋_GB2312" w:eastAsia="仿宋_GB2312" w:cs="Times New Roman"/>
          <w:sz w:val="32"/>
          <w:szCs w:val="32"/>
          <w:lang w:val="en" w:eastAsia="zh-CN"/>
        </w:rPr>
        <w:t>相关工作</w:t>
      </w:r>
      <w:r>
        <w:rPr>
          <w:rFonts w:hint="eastAsia" w:ascii="仿宋_GB2312" w:eastAsia="仿宋_GB2312" w:cs="Times New Roman"/>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cs="Times New Roman"/>
          <w:sz w:val="32"/>
          <w:szCs w:val="32"/>
          <w:lang w:val="en-US" w:eastAsia="zh-CN"/>
        </w:rPr>
      </w:pPr>
      <w:r>
        <w:rPr>
          <w:rFonts w:hint="eastAsia" w:ascii="仿宋_GB2312" w:eastAsia="仿宋_GB2312" w:cs="Times New Roman"/>
          <w:sz w:val="32"/>
          <w:szCs w:val="32"/>
          <w:lang w:val="en-US" w:eastAsia="zh-CN"/>
        </w:rPr>
        <w:t>2.传播处负责现场摄影、摄像；</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cs="Times New Roman"/>
          <w:sz w:val="32"/>
          <w:szCs w:val="32"/>
          <w:lang w:val="en-US" w:eastAsia="zh-CN"/>
        </w:rPr>
      </w:pPr>
      <w:r>
        <w:rPr>
          <w:rFonts w:hint="eastAsia" w:ascii="仿宋_GB2312" w:eastAsia="仿宋_GB2312" w:cs="Times New Roman"/>
          <w:sz w:val="32"/>
          <w:szCs w:val="32"/>
          <w:lang w:val="en-US" w:eastAsia="zh-CN"/>
        </w:rPr>
        <w:t>3.读书班所需的师资费、租车费，严格按照财务规定开支，从办党建经费支出。</w:t>
      </w:r>
    </w:p>
    <w:p>
      <w:pPr>
        <w:pStyle w:val="4"/>
        <w:rPr>
          <w:rFonts w:hint="eastAsia" w:ascii="仿宋_GB2312" w:eastAsia="仿宋_GB2312" w:cs="Times New Roman"/>
          <w:sz w:val="32"/>
          <w:szCs w:val="32"/>
          <w:lang w:val="en-US" w:eastAsia="zh-CN"/>
        </w:rPr>
      </w:pPr>
    </w:p>
    <w:p>
      <w:pPr>
        <w:pStyle w:val="4"/>
        <w:jc w:val="center"/>
        <w:rPr>
          <w:rFonts w:hint="eastAsia" w:ascii="仿宋_GB2312" w:eastAsia="仿宋_GB2312" w:cs="Times New Roman"/>
          <w:sz w:val="32"/>
          <w:szCs w:val="32"/>
          <w:lang w:val="en-US" w:eastAsia="zh-CN"/>
        </w:rPr>
      </w:pPr>
      <w:r>
        <w:rPr>
          <w:rFonts w:hint="eastAsia" w:ascii="仿宋_GB2312" w:eastAsia="仿宋_GB2312" w:cs="Times New Roman"/>
          <w:sz w:val="32"/>
          <w:szCs w:val="32"/>
          <w:lang w:val="en-US" w:eastAsia="zh-CN"/>
        </w:rPr>
        <w:t xml:space="preserve">                              机关党委</w:t>
      </w:r>
    </w:p>
    <w:p>
      <w:pPr>
        <w:pStyle w:val="4"/>
        <w:jc w:val="center"/>
        <w:rPr>
          <w:rFonts w:hint="default" w:ascii="仿宋_GB2312" w:eastAsia="仿宋_GB2312" w:cs="Times New Roman"/>
          <w:sz w:val="32"/>
          <w:szCs w:val="32"/>
          <w:lang w:val="en-US" w:eastAsia="zh-CN"/>
        </w:rPr>
      </w:pPr>
      <w:r>
        <w:rPr>
          <w:rFonts w:hint="eastAsia" w:ascii="仿宋_GB2312" w:eastAsia="仿宋_GB2312" w:cs="Times New Roman"/>
          <w:sz w:val="32"/>
          <w:szCs w:val="32"/>
          <w:lang w:val="en-US" w:eastAsia="zh-CN"/>
        </w:rPr>
        <w:t xml:space="preserve">                              2023年7月21日</w:t>
      </w:r>
    </w:p>
    <w:sectPr>
      <w:footerReference r:id="rId3" w:type="default"/>
      <w:pgSz w:w="11906" w:h="16838"/>
      <w:pgMar w:top="2098" w:right="1474" w:bottom="1814" w:left="1474" w:header="851" w:footer="992"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方正宋体S-超大字符集(SIP)"/>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rhfn7MQIAAGE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yBFJ9MVGK7T7dmCwN8UZxJzpJ8NbvqmRfMt8eGAOo4CC8VjCPZZSGiQxg0VJZdyXf53H&#10;eHQIXkoajFZONV4SJfK9RucAGEbDjcZ+NPRR3RnMKrqBWjoTF1yQo1k6oz7jBa1iDriY5siU0zCa&#10;d6Efb7xALlarLuhoXX2o+guYO8vCVu8sj2miet6ujgFidhpHgXpVBt0weV2XhlcSR/vPfRf1+GdY&#10;/g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a4X5+zECAABhBAAADgAAAAAAAAABACAAAAA1&#10;AQAAZHJzL2Uyb0RvYy54bWxQSwUGAAAAAAYABgBZAQAA2AUAAAAA&#10;">
              <v:fill on="f" focussize="0,0"/>
              <v:stroke on="f" weight="0.5pt"/>
              <v:imagedata o:title=""/>
              <o:lock v:ext="edit" aspectratio="f"/>
              <v:textbox inset="0mm,0mm,0mm,0mm" style="mso-fit-shape-to-text:t;">
                <w:txbxContent>
                  <w:p>
                    <w:pPr>
                      <w:pStyle w:val="5"/>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5893E4"/>
    <w:multiLevelType w:val="singleLevel"/>
    <w:tmpl w:val="755893E4"/>
    <w:lvl w:ilvl="0" w:tentative="0">
      <w:start w:val="5"/>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朱曦">
    <w15:presenceInfo w15:providerId="None" w15:userId="朱曦"/>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revisionView w:markup="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I5YjRkNDUxYmMxMTJkN2ZlZDg0MGZlN2NmZDNiZDIifQ=="/>
  </w:docVars>
  <w:rsids>
    <w:rsidRoot w:val="5BF8722B"/>
    <w:rsid w:val="041C0ADC"/>
    <w:rsid w:val="0E010CC3"/>
    <w:rsid w:val="13824654"/>
    <w:rsid w:val="169F03AD"/>
    <w:rsid w:val="1B742AD4"/>
    <w:rsid w:val="1ED141BB"/>
    <w:rsid w:val="1FAD08B7"/>
    <w:rsid w:val="22955102"/>
    <w:rsid w:val="2373562B"/>
    <w:rsid w:val="23A91789"/>
    <w:rsid w:val="29B50FF4"/>
    <w:rsid w:val="2A1536D4"/>
    <w:rsid w:val="2B4A1AA4"/>
    <w:rsid w:val="2C994A91"/>
    <w:rsid w:val="2D12214D"/>
    <w:rsid w:val="48155D97"/>
    <w:rsid w:val="4D967CBF"/>
    <w:rsid w:val="4EDE67D2"/>
    <w:rsid w:val="532540D9"/>
    <w:rsid w:val="56C149B2"/>
    <w:rsid w:val="571E156B"/>
    <w:rsid w:val="5BF8722B"/>
    <w:rsid w:val="5EF7B2BC"/>
    <w:rsid w:val="5F0F74DD"/>
    <w:rsid w:val="6497295D"/>
    <w:rsid w:val="65266989"/>
    <w:rsid w:val="66B2655C"/>
    <w:rsid w:val="693238CA"/>
    <w:rsid w:val="6C0B6E84"/>
    <w:rsid w:val="6E0510B9"/>
    <w:rsid w:val="72414871"/>
    <w:rsid w:val="72AE5A41"/>
    <w:rsid w:val="7325201F"/>
    <w:rsid w:val="73F41B79"/>
    <w:rsid w:val="786D3CA8"/>
    <w:rsid w:val="7AAF67FA"/>
    <w:rsid w:val="7F6310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3">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10">
    <w:name w:val="Default Paragraph Font"/>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alloon Text"/>
    <w:basedOn w:val="1"/>
    <w:semiHidden/>
    <w:qFormat/>
    <w:uiPriority w:val="99"/>
    <w:rPr>
      <w:sz w:val="18"/>
      <w:szCs w:val="18"/>
    </w:rPr>
  </w:style>
  <w:style w:type="paragraph" w:styleId="4">
    <w:name w:val="Body Text"/>
    <w:basedOn w:val="1"/>
    <w:qFormat/>
    <w:uiPriority w:val="0"/>
    <w:pPr>
      <w:spacing w:after="12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1028</Words>
  <Characters>1069</Characters>
  <Lines>0</Lines>
  <Paragraphs>0</Paragraphs>
  <TotalTime>1</TotalTime>
  <ScaleCrop>false</ScaleCrop>
  <LinksUpToDate>false</LinksUpToDate>
  <CharactersWithSpaces>1132</CharactersWithSpaces>
  <Application>WPS Office_11.8.2.10953_F1E327BC-269C-435d-A152-05C5408002CA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2023-04-25T17:24:00Z</dcterms:created>
  <dc:creator>刘思含</dc:creator>
  <cp:lastModifiedBy>朱曦</cp:lastModifiedBy>
  <cp:lastPrinted>2023-07-24T17:02:00Z</cp:lastPrinted>
  <dcterms:modified xsi:type="dcterms:W3CDTF">2023-07-26T15:51:03Z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2052-11.8.2.10953</vt:lpwstr>
  </property>
  <property fmtid="{D5CDD505-2E9C-101B-9397-08002B2CF9AE}" pid="3" name="ICV">
    <vt:lpwstr>132E526F896B4A93A4C444F9B7519727_13</vt:lpwstr>
  </property>
</Properties>
</file>