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76" w:lineRule="exact"/>
        <w:ind w:left="0" w:leftChars="0" w:firstLine="0" w:firstLineChars="0"/>
        <w:jc w:val="center"/>
        <w:textAlignment w:val="auto"/>
        <w:rPr>
          <w:rFonts w:hint="default" w:ascii="Times New Roman" w:hAnsi="Times New Roman" w:eastAsia="方正小标宋简体" w:cs="Times New Roman"/>
          <w:spacing w:val="0"/>
          <w:sz w:val="44"/>
          <w:szCs w:val="44"/>
          <w:lang w:eastAsia="zh-CN"/>
          <w:rPrChange w:id="0" w:author="朱曦" w:date="2026-01-05T17:30:21Z">
            <w:rPr>
              <w:rFonts w:hint="eastAsia" w:ascii="方正小标宋简体" w:hAnsi="方正小标宋简体" w:eastAsia="方正小标宋简体" w:cs="方正小标宋简体"/>
              <w:spacing w:val="0"/>
              <w:sz w:val="44"/>
              <w:szCs w:val="44"/>
              <w:lang w:eastAsia="zh-CN"/>
            </w:rPr>
          </w:rPrChange>
        </w:rPr>
      </w:pPr>
      <w:r>
        <w:rPr>
          <w:rFonts w:hint="default" w:ascii="Times New Roman" w:hAnsi="Times New Roman" w:eastAsia="方正小标宋简体" w:cs="Times New Roman"/>
          <w:spacing w:val="0"/>
          <w:sz w:val="44"/>
          <w:szCs w:val="44"/>
          <w:lang w:eastAsia="zh-CN"/>
          <w:rPrChange w:id="1" w:author="朱曦" w:date="2026-01-05T17:30:21Z">
            <w:rPr>
              <w:rFonts w:hint="eastAsia" w:ascii="方正小标宋简体" w:hAnsi="方正小标宋简体" w:eastAsia="方正小标宋简体" w:cs="方正小标宋简体"/>
              <w:spacing w:val="0"/>
              <w:sz w:val="44"/>
              <w:szCs w:val="44"/>
              <w:lang w:eastAsia="zh-CN"/>
            </w:rPr>
          </w:rPrChange>
        </w:rPr>
        <w:t>省</w:t>
      </w:r>
      <w:r>
        <w:rPr>
          <w:rFonts w:hint="default" w:ascii="Times New Roman" w:hAnsi="Times New Roman" w:eastAsia="方正小标宋简体" w:cs="Times New Roman"/>
          <w:spacing w:val="0"/>
          <w:sz w:val="44"/>
          <w:szCs w:val="44"/>
          <w:rPrChange w:id="2" w:author="朱曦" w:date="2026-01-05T17:30:21Z">
            <w:rPr>
              <w:rFonts w:hint="eastAsia" w:ascii="方正小标宋简体" w:hAnsi="方正小标宋简体" w:eastAsia="方正小标宋简体" w:cs="方正小标宋简体"/>
              <w:spacing w:val="0"/>
              <w:sz w:val="44"/>
              <w:szCs w:val="44"/>
            </w:rPr>
          </w:rPrChange>
        </w:rPr>
        <w:t>委网信办室务会理论学习中心组</w:t>
      </w:r>
    </w:p>
    <w:p>
      <w:pPr>
        <w:keepNext w:val="0"/>
        <w:keepLines w:val="0"/>
        <w:pageBreakBefore w:val="0"/>
        <w:widowControl w:val="0"/>
        <w:kinsoku/>
        <w:wordWrap/>
        <w:overflowPunct/>
        <w:topLinePunct w:val="0"/>
        <w:autoSpaceDE/>
        <w:autoSpaceDN/>
        <w:bidi w:val="0"/>
        <w:adjustRightInd/>
        <w:snapToGrid/>
        <w:spacing w:line="576" w:lineRule="exact"/>
        <w:jc w:val="center"/>
        <w:textAlignment w:val="auto"/>
        <w:rPr>
          <w:rFonts w:hint="default" w:ascii="Times New Roman" w:hAnsi="Times New Roman" w:eastAsia="方正小标宋简体" w:cs="Times New Roman"/>
          <w:spacing w:val="0"/>
          <w:sz w:val="44"/>
          <w:szCs w:val="44"/>
          <w:rPrChange w:id="3" w:author="朱曦" w:date="2026-01-05T17:30:21Z">
            <w:rPr>
              <w:rFonts w:hint="eastAsia" w:ascii="方正小标宋简体" w:hAnsi="方正小标宋简体" w:eastAsia="方正小标宋简体" w:cs="方正小标宋简体"/>
              <w:spacing w:val="0"/>
              <w:sz w:val="44"/>
              <w:szCs w:val="44"/>
            </w:rPr>
          </w:rPrChange>
        </w:rPr>
      </w:pPr>
      <w:r>
        <w:rPr>
          <w:rFonts w:hint="default" w:ascii="Times New Roman" w:hAnsi="Times New Roman" w:eastAsia="方正小标宋简体" w:cs="Times New Roman"/>
          <w:spacing w:val="0"/>
          <w:sz w:val="44"/>
          <w:szCs w:val="44"/>
          <w:rPrChange w:id="4" w:author="朱曦" w:date="2026-01-05T17:30:21Z">
            <w:rPr>
              <w:rFonts w:hint="eastAsia" w:ascii="方正小标宋简体" w:hAnsi="方正小标宋简体" w:eastAsia="方正小标宋简体" w:cs="方正小标宋简体"/>
              <w:spacing w:val="0"/>
              <w:sz w:val="44"/>
              <w:szCs w:val="44"/>
            </w:rPr>
          </w:rPrChange>
        </w:rPr>
        <w:t>学</w:t>
      </w:r>
      <w:bookmarkStart w:id="0" w:name="_GoBack"/>
      <w:bookmarkEnd w:id="0"/>
      <w:r>
        <w:rPr>
          <w:rFonts w:hint="default" w:ascii="Times New Roman" w:hAnsi="Times New Roman" w:eastAsia="方正小标宋简体" w:cs="Times New Roman"/>
          <w:spacing w:val="0"/>
          <w:sz w:val="44"/>
          <w:szCs w:val="44"/>
          <w:rPrChange w:id="4" w:author="朱曦" w:date="2026-01-05T17:30:21Z">
            <w:rPr>
              <w:rFonts w:hint="eastAsia" w:ascii="方正小标宋简体" w:hAnsi="方正小标宋简体" w:eastAsia="方正小标宋简体" w:cs="方正小标宋简体"/>
              <w:spacing w:val="0"/>
              <w:sz w:val="44"/>
              <w:szCs w:val="44"/>
            </w:rPr>
          </w:rPrChange>
        </w:rPr>
        <w:t>习会方案</w:t>
      </w:r>
    </w:p>
    <w:p>
      <w:pPr>
        <w:pStyle w:val="2"/>
        <w:ind w:left="0" w:leftChars="0" w:firstLine="0" w:firstLineChars="0"/>
        <w:jc w:val="center"/>
        <w:rPr>
          <w:rFonts w:hint="default" w:ascii="Times New Roman" w:hAnsi="Times New Roman" w:eastAsia="楷体_GB2312" w:cs="Times New Roman"/>
          <w:sz w:val="32"/>
          <w:szCs w:val="32"/>
          <w:lang w:eastAsia="zh-CN"/>
          <w:rPrChange w:id="5" w:author="朱曦" w:date="2026-01-05T17:30:14Z">
            <w:rPr>
              <w:rFonts w:hint="eastAsia" w:ascii="楷体_GB2312" w:hAnsi="楷体_GB2312" w:eastAsia="楷体_GB2312" w:cs="楷体_GB2312"/>
              <w:sz w:val="32"/>
              <w:szCs w:val="32"/>
              <w:lang w:eastAsia="zh-CN"/>
            </w:rPr>
          </w:rPrChange>
        </w:rPr>
      </w:pPr>
      <w:r>
        <w:rPr>
          <w:rFonts w:hint="default" w:ascii="Times New Roman" w:hAnsi="Times New Roman" w:eastAsia="楷体_GB2312" w:cs="Times New Roman"/>
          <w:spacing w:val="0"/>
          <w:sz w:val="32"/>
          <w:szCs w:val="32"/>
          <w:lang w:eastAsia="zh-CN"/>
          <w:rPrChange w:id="6" w:author="朱曦" w:date="2026-01-05T17:30:14Z">
            <w:rPr>
              <w:rFonts w:hint="eastAsia" w:ascii="楷体_GB2312" w:hAnsi="楷体_GB2312" w:eastAsia="楷体_GB2312" w:cs="楷体_GB2312"/>
              <w:spacing w:val="0"/>
              <w:sz w:val="32"/>
              <w:szCs w:val="32"/>
              <w:lang w:eastAsia="zh-CN"/>
            </w:rPr>
          </w:rPrChange>
        </w:rPr>
        <w:t>（送审稿）</w:t>
      </w:r>
    </w:p>
    <w:p>
      <w:pPr>
        <w:keepNext w:val="0"/>
        <w:keepLines w:val="0"/>
        <w:pageBreakBefore w:val="0"/>
        <w:widowControl w:val="0"/>
        <w:kinsoku/>
        <w:wordWrap/>
        <w:overflowPunct/>
        <w:topLinePunct w:val="0"/>
        <w:autoSpaceDE/>
        <w:autoSpaceDN/>
        <w:bidi w:val="0"/>
        <w:adjustRightInd/>
        <w:snapToGrid/>
        <w:spacing w:line="576" w:lineRule="exact"/>
        <w:textAlignment w:val="auto"/>
        <w:rPr>
          <w:rFonts w:hint="default" w:ascii="Times New Roman" w:eastAsia="仿宋_GB2312"/>
          <w:sz w:val="32"/>
          <w:szCs w:val="32"/>
          <w:rPrChange w:id="7" w:author="朱曦" w:date="2026-01-05T17:30:14Z">
            <w:rPr>
              <w:rFonts w:hint="eastAsia" w:ascii="仿宋_GB2312" w:eastAsia="仿宋_GB2312"/>
              <w:sz w:val="36"/>
              <w:szCs w:val="36"/>
            </w:rPr>
          </w:rPrChange>
        </w:rPr>
      </w:pP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黑体" w:cs="Times New Roman"/>
          <w:sz w:val="32"/>
          <w:szCs w:val="32"/>
          <w:rPrChange w:id="8" w:author="朱曦" w:date="2026-01-05T17:30:14Z">
            <w:rPr>
              <w:rFonts w:hint="eastAsia" w:ascii="黑体" w:hAnsi="黑体" w:eastAsia="黑体" w:cs="黑体"/>
              <w:sz w:val="32"/>
              <w:szCs w:val="32"/>
            </w:rPr>
          </w:rPrChange>
        </w:rPr>
      </w:pPr>
      <w:r>
        <w:rPr>
          <w:rFonts w:hint="default" w:ascii="Times New Roman" w:hAnsi="Times New Roman" w:eastAsia="黑体" w:cs="Times New Roman"/>
          <w:sz w:val="32"/>
          <w:szCs w:val="32"/>
          <w:rPrChange w:id="9" w:author="朱曦" w:date="2026-01-05T17:30:14Z">
            <w:rPr>
              <w:rFonts w:hint="eastAsia" w:ascii="黑体" w:hAnsi="黑体" w:eastAsia="黑体" w:cs="黑体"/>
              <w:sz w:val="32"/>
              <w:szCs w:val="32"/>
            </w:rPr>
          </w:rPrChange>
        </w:rPr>
        <w:t>一、</w:t>
      </w:r>
      <w:r>
        <w:rPr>
          <w:rFonts w:hint="default" w:ascii="Times New Roman" w:hAnsi="Times New Roman" w:eastAsia="黑体" w:cs="Times New Roman"/>
          <w:sz w:val="32"/>
          <w:szCs w:val="32"/>
          <w:lang w:eastAsia="zh-CN"/>
          <w:rPrChange w:id="10" w:author="朱曦" w:date="2026-01-05T17:30:14Z">
            <w:rPr>
              <w:rFonts w:hint="eastAsia" w:ascii="黑体" w:hAnsi="黑体" w:eastAsia="黑体" w:cs="黑体"/>
              <w:sz w:val="32"/>
              <w:szCs w:val="32"/>
              <w:lang w:eastAsia="zh-CN"/>
            </w:rPr>
          </w:rPrChange>
        </w:rPr>
        <w:t>会议</w:t>
      </w:r>
      <w:r>
        <w:rPr>
          <w:rFonts w:hint="default" w:ascii="Times New Roman" w:hAnsi="Times New Roman" w:eastAsia="黑体" w:cs="Times New Roman"/>
          <w:sz w:val="32"/>
          <w:szCs w:val="32"/>
          <w:rPrChange w:id="11" w:author="朱曦" w:date="2026-01-05T17:30:14Z">
            <w:rPr>
              <w:rFonts w:hint="eastAsia" w:ascii="黑体" w:hAnsi="黑体" w:eastAsia="黑体" w:cs="黑体"/>
              <w:sz w:val="32"/>
              <w:szCs w:val="32"/>
            </w:rPr>
          </w:rPrChange>
        </w:rPr>
        <w:t>时间</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eastAsia="仿宋_GB2312"/>
          <w:sz w:val="32"/>
          <w:szCs w:val="32"/>
          <w:lang w:val="en-US" w:eastAsia="zh-CN"/>
          <w:rPrChange w:id="12" w:author="朱曦" w:date="2026-01-05T17:30:14Z">
            <w:rPr>
              <w:rFonts w:hint="eastAsia" w:ascii="仿宋_GB2312" w:eastAsia="仿宋_GB2312"/>
              <w:sz w:val="32"/>
              <w:szCs w:val="32"/>
              <w:lang w:val="en-US" w:eastAsia="zh-CN"/>
            </w:rPr>
          </w:rPrChange>
        </w:rPr>
      </w:pPr>
      <w:r>
        <w:rPr>
          <w:rFonts w:hint="default" w:ascii="Times New Roman" w:eastAsia="仿宋_GB2312"/>
          <w:sz w:val="32"/>
          <w:szCs w:val="32"/>
          <w:lang w:eastAsia="zh-CN"/>
          <w:rPrChange w:id="13" w:author="朱曦" w:date="2026-01-05T17:30:14Z">
            <w:rPr>
              <w:rFonts w:hint="eastAsia" w:ascii="仿宋_GB2312" w:eastAsia="仿宋_GB2312"/>
              <w:sz w:val="32"/>
              <w:szCs w:val="32"/>
              <w:lang w:eastAsia="zh-CN"/>
            </w:rPr>
          </w:rPrChange>
        </w:rPr>
        <w:t>拟定于</w:t>
      </w:r>
      <w:r>
        <w:rPr>
          <w:rFonts w:hint="default" w:ascii="Times New Roman" w:eastAsia="仿宋_GB2312"/>
          <w:sz w:val="32"/>
          <w:szCs w:val="32"/>
          <w:rPrChange w:id="14" w:author="朱曦" w:date="2026-01-05T17:30:14Z">
            <w:rPr>
              <w:rFonts w:hint="eastAsia" w:ascii="仿宋_GB2312" w:eastAsia="仿宋_GB2312"/>
              <w:sz w:val="32"/>
              <w:szCs w:val="32"/>
            </w:rPr>
          </w:rPrChange>
        </w:rPr>
        <w:t>202</w:t>
      </w:r>
      <w:ins w:id="15" w:author="朱曦" w:date="2026-01-05T16:40:29Z">
        <w:r>
          <w:rPr>
            <w:rFonts w:hint="default" w:ascii="Times New Roman" w:eastAsia="仿宋_GB2312"/>
            <w:sz w:val="32"/>
            <w:szCs w:val="32"/>
            <w:lang w:val="en-US"/>
            <w:rPrChange w:id="16" w:author="朱曦" w:date="2026-01-05T17:30:14Z">
              <w:rPr>
                <w:rFonts w:hint="default" w:ascii="仿宋_GB2312" w:eastAsia="仿宋_GB2312"/>
                <w:sz w:val="32"/>
                <w:szCs w:val="32"/>
                <w:lang w:val="en-US"/>
              </w:rPr>
            </w:rPrChange>
          </w:rPr>
          <w:t>6</w:t>
        </w:r>
      </w:ins>
      <w:del w:id="17" w:author="朱曦" w:date="2026-01-05T16:40:27Z">
        <w:r>
          <w:rPr>
            <w:rFonts w:hint="default" w:ascii="Times New Roman" w:eastAsia="仿宋_GB2312"/>
            <w:sz w:val="32"/>
            <w:szCs w:val="32"/>
            <w:lang w:val="en-US" w:eastAsia="zh-CN"/>
            <w:rPrChange w:id="18" w:author="朱曦" w:date="2026-01-05T17:30:14Z">
              <w:rPr>
                <w:rFonts w:hint="eastAsia" w:ascii="仿宋_GB2312" w:eastAsia="仿宋_GB2312"/>
                <w:sz w:val="32"/>
                <w:szCs w:val="32"/>
                <w:lang w:val="en-US" w:eastAsia="zh-CN"/>
              </w:rPr>
            </w:rPrChange>
          </w:rPr>
          <w:delText>5</w:delText>
        </w:r>
      </w:del>
      <w:r>
        <w:rPr>
          <w:rFonts w:hint="default" w:ascii="Times New Roman" w:eastAsia="仿宋_GB2312"/>
          <w:sz w:val="32"/>
          <w:szCs w:val="32"/>
          <w:rPrChange w:id="19" w:author="朱曦" w:date="2026-01-05T17:30:14Z">
            <w:rPr>
              <w:rFonts w:hint="eastAsia" w:ascii="仿宋_GB2312" w:eastAsia="仿宋_GB2312"/>
              <w:sz w:val="32"/>
              <w:szCs w:val="32"/>
            </w:rPr>
          </w:rPrChange>
        </w:rPr>
        <w:t>年</w:t>
      </w:r>
      <w:r>
        <w:rPr>
          <w:rFonts w:hint="default" w:ascii="Times New Roman" w:eastAsia="仿宋_GB2312"/>
          <w:sz w:val="32"/>
          <w:szCs w:val="32"/>
          <w:lang w:val="en-US" w:eastAsia="zh-CN"/>
          <w:rPrChange w:id="20" w:author="朱曦" w:date="2026-01-05T17:30:14Z">
            <w:rPr>
              <w:rFonts w:hint="eastAsia" w:ascii="仿宋_GB2312" w:eastAsia="仿宋_GB2312"/>
              <w:sz w:val="32"/>
              <w:szCs w:val="32"/>
              <w:lang w:val="en-US" w:eastAsia="zh-CN"/>
            </w:rPr>
          </w:rPrChange>
        </w:rPr>
        <w:t>1</w:t>
      </w:r>
      <w:r>
        <w:rPr>
          <w:rFonts w:hint="default" w:ascii="Times New Roman" w:eastAsia="仿宋_GB2312"/>
          <w:sz w:val="32"/>
          <w:szCs w:val="32"/>
          <w:rPrChange w:id="21" w:author="朱曦" w:date="2026-01-05T17:30:14Z">
            <w:rPr>
              <w:rFonts w:hint="eastAsia" w:ascii="仿宋_GB2312" w:eastAsia="仿宋_GB2312"/>
              <w:sz w:val="32"/>
              <w:szCs w:val="32"/>
            </w:rPr>
          </w:rPrChange>
        </w:rPr>
        <w:t>月</w:t>
      </w:r>
      <w:r>
        <w:rPr>
          <w:rFonts w:hint="default" w:ascii="Times New Roman" w:eastAsia="仿宋_GB2312"/>
          <w:sz w:val="32"/>
          <w:szCs w:val="32"/>
          <w:lang w:eastAsia="zh-CN"/>
          <w:rPrChange w:id="22" w:author="朱曦" w:date="2026-01-05T17:30:14Z">
            <w:rPr>
              <w:rFonts w:hint="eastAsia" w:ascii="仿宋_GB2312" w:eastAsia="仿宋_GB2312"/>
              <w:sz w:val="32"/>
              <w:szCs w:val="32"/>
              <w:lang w:eastAsia="zh-CN"/>
            </w:rPr>
          </w:rPrChange>
        </w:rPr>
        <w:t>中</w:t>
      </w:r>
      <w:ins w:id="23" w:author="朱曦" w:date="2026-01-05T16:40:35Z">
        <w:r>
          <w:rPr>
            <w:rFonts w:hint="default" w:ascii="Times New Roman" w:eastAsia="仿宋_GB2312"/>
            <w:sz w:val="32"/>
            <w:szCs w:val="32"/>
            <w:lang w:eastAsia="zh-CN"/>
            <w:rPrChange w:id="24" w:author="朱曦" w:date="2026-01-05T17:30:14Z">
              <w:rPr>
                <w:rFonts w:hint="eastAsia" w:ascii="仿宋_GB2312" w:eastAsia="仿宋_GB2312"/>
                <w:sz w:val="32"/>
                <w:szCs w:val="32"/>
                <w:lang w:eastAsia="zh-CN"/>
              </w:rPr>
            </w:rPrChange>
          </w:rPr>
          <w:t>下</w:t>
        </w:r>
      </w:ins>
      <w:r>
        <w:rPr>
          <w:rFonts w:hint="default" w:ascii="Times New Roman" w:eastAsia="仿宋_GB2312"/>
          <w:sz w:val="32"/>
          <w:szCs w:val="32"/>
          <w:lang w:eastAsia="zh-CN"/>
          <w:rPrChange w:id="25" w:author="朱曦" w:date="2026-01-05T17:30:14Z">
            <w:rPr>
              <w:rFonts w:hint="eastAsia" w:ascii="仿宋_GB2312" w:eastAsia="仿宋_GB2312"/>
              <w:sz w:val="32"/>
              <w:szCs w:val="32"/>
              <w:lang w:eastAsia="zh-CN"/>
            </w:rPr>
          </w:rPrChange>
        </w:rPr>
        <w:t>旬，室务会</w:t>
      </w:r>
      <w:ins w:id="26" w:author="黄书锭" w:date="2025-01-03T11:46:20Z">
        <w:r>
          <w:rPr>
            <w:rFonts w:hint="default" w:ascii="Times New Roman" w:eastAsia="仿宋_GB2312"/>
            <w:sz w:val="32"/>
            <w:szCs w:val="32"/>
            <w:lang w:eastAsia="zh-CN"/>
            <w:rPrChange w:id="27" w:author="朱曦" w:date="2026-01-05T17:30:14Z">
              <w:rPr>
                <w:rFonts w:hint="eastAsia" w:ascii="仿宋_GB2312" w:eastAsia="仿宋_GB2312"/>
                <w:sz w:val="32"/>
                <w:szCs w:val="32"/>
                <w:lang w:eastAsia="zh-CN"/>
              </w:rPr>
            </w:rPrChange>
          </w:rPr>
          <w:t>会</w:t>
        </w:r>
      </w:ins>
      <w:r>
        <w:rPr>
          <w:rFonts w:hint="default" w:ascii="Times New Roman" w:eastAsia="仿宋_GB2312"/>
          <w:sz w:val="32"/>
          <w:szCs w:val="32"/>
          <w:lang w:eastAsia="zh-CN"/>
          <w:rPrChange w:id="28" w:author="朱曦" w:date="2026-01-05T17:30:14Z">
            <w:rPr>
              <w:rFonts w:hint="eastAsia" w:ascii="仿宋_GB2312" w:eastAsia="仿宋_GB2312"/>
              <w:sz w:val="32"/>
              <w:szCs w:val="32"/>
              <w:lang w:eastAsia="zh-CN"/>
            </w:rPr>
          </w:rPrChange>
        </w:rPr>
        <w:t>议前</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黑体" w:cs="Times New Roman"/>
          <w:sz w:val="32"/>
          <w:szCs w:val="32"/>
          <w:rPrChange w:id="29" w:author="朱曦" w:date="2026-01-05T17:30:14Z">
            <w:rPr>
              <w:rFonts w:hint="eastAsia" w:ascii="黑体" w:hAnsi="黑体" w:eastAsia="黑体" w:cs="黑体"/>
              <w:sz w:val="32"/>
              <w:szCs w:val="32"/>
            </w:rPr>
          </w:rPrChange>
        </w:rPr>
      </w:pPr>
      <w:r>
        <w:rPr>
          <w:rFonts w:hint="default" w:ascii="Times New Roman" w:hAnsi="Times New Roman" w:eastAsia="黑体" w:cs="Times New Roman"/>
          <w:sz w:val="32"/>
          <w:szCs w:val="32"/>
          <w:rPrChange w:id="30" w:author="朱曦" w:date="2026-01-05T17:30:14Z">
            <w:rPr>
              <w:rFonts w:hint="eastAsia" w:ascii="黑体" w:hAnsi="黑体" w:eastAsia="黑体" w:cs="黑体"/>
              <w:sz w:val="32"/>
              <w:szCs w:val="32"/>
            </w:rPr>
          </w:rPrChange>
        </w:rPr>
        <w:t>二、</w:t>
      </w:r>
      <w:r>
        <w:rPr>
          <w:rFonts w:hint="default" w:ascii="Times New Roman" w:hAnsi="Times New Roman" w:eastAsia="黑体" w:cs="Times New Roman"/>
          <w:sz w:val="32"/>
          <w:szCs w:val="32"/>
          <w:lang w:eastAsia="zh-CN"/>
          <w:rPrChange w:id="31" w:author="朱曦" w:date="2026-01-05T17:30:14Z">
            <w:rPr>
              <w:rFonts w:hint="eastAsia" w:ascii="黑体" w:hAnsi="黑体" w:eastAsia="黑体" w:cs="黑体"/>
              <w:sz w:val="32"/>
              <w:szCs w:val="32"/>
              <w:lang w:eastAsia="zh-CN"/>
            </w:rPr>
          </w:rPrChange>
        </w:rPr>
        <w:t>会议</w:t>
      </w:r>
      <w:r>
        <w:rPr>
          <w:rFonts w:hint="default" w:ascii="Times New Roman" w:hAnsi="Times New Roman" w:eastAsia="黑体" w:cs="Times New Roman"/>
          <w:sz w:val="32"/>
          <w:szCs w:val="32"/>
          <w:rPrChange w:id="32" w:author="朱曦" w:date="2026-01-05T17:30:14Z">
            <w:rPr>
              <w:rFonts w:hint="eastAsia" w:ascii="黑体" w:hAnsi="黑体" w:eastAsia="黑体" w:cs="黑体"/>
              <w:sz w:val="32"/>
              <w:szCs w:val="32"/>
            </w:rPr>
          </w:rPrChange>
        </w:rPr>
        <w:t>地点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Change w:id="33" w:author="朱曦" w:date="2026-01-05T17:30:14Z">
            <w:rPr>
              <w:rFonts w:hint="eastAsia" w:ascii="仿宋_GB2312" w:hAnsi="仿宋_GB2312" w:eastAsia="仿宋_GB2312" w:cs="仿宋_GB2312"/>
              <w:sz w:val="32"/>
              <w:szCs w:val="32"/>
              <w:lang w:val="en-US" w:eastAsia="zh-CN"/>
            </w:rPr>
          </w:rPrChange>
        </w:rPr>
      </w:pPr>
      <w:r>
        <w:rPr>
          <w:rFonts w:hint="default" w:ascii="Times New Roman" w:hAnsi="Times New Roman" w:eastAsia="仿宋_GB2312" w:cs="Times New Roman"/>
          <w:sz w:val="32"/>
          <w:szCs w:val="32"/>
          <w:lang w:val="en-US" w:eastAsia="zh-CN"/>
          <w:rPrChange w:id="34" w:author="朱曦" w:date="2026-01-05T17:30:14Z">
            <w:rPr>
              <w:rFonts w:hint="eastAsia" w:ascii="仿宋_GB2312" w:hAnsi="仿宋_GB2312" w:eastAsia="仿宋_GB2312" w:cs="仿宋_GB2312"/>
              <w:sz w:val="32"/>
              <w:szCs w:val="32"/>
              <w:lang w:val="en-US" w:eastAsia="zh-CN"/>
            </w:rPr>
          </w:rPrChange>
        </w:rPr>
        <w:t>办机关大楼1504会议室</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黑体" w:cs="Times New Roman"/>
          <w:sz w:val="32"/>
          <w:szCs w:val="32"/>
          <w:rPrChange w:id="35" w:author="朱曦" w:date="2026-01-05T17:30:14Z">
            <w:rPr>
              <w:rFonts w:hint="eastAsia" w:ascii="黑体" w:hAnsi="黑体" w:eastAsia="黑体" w:cs="黑体"/>
              <w:sz w:val="32"/>
              <w:szCs w:val="32"/>
            </w:rPr>
          </w:rPrChange>
        </w:rPr>
      </w:pPr>
      <w:r>
        <w:rPr>
          <w:rFonts w:hint="default" w:ascii="Times New Roman" w:hAnsi="Times New Roman" w:eastAsia="黑体" w:cs="Times New Roman"/>
          <w:sz w:val="32"/>
          <w:szCs w:val="32"/>
          <w:rPrChange w:id="36" w:author="朱曦" w:date="2026-01-05T17:30:14Z">
            <w:rPr>
              <w:rFonts w:hint="eastAsia" w:ascii="黑体" w:hAnsi="黑体" w:eastAsia="黑体" w:cs="黑体"/>
              <w:sz w:val="32"/>
              <w:szCs w:val="32"/>
            </w:rPr>
          </w:rPrChange>
        </w:rPr>
        <w:t>三、参</w:t>
      </w:r>
      <w:r>
        <w:rPr>
          <w:rFonts w:hint="default" w:ascii="Times New Roman" w:hAnsi="Times New Roman" w:eastAsia="黑体" w:cs="Times New Roman"/>
          <w:sz w:val="32"/>
          <w:szCs w:val="32"/>
          <w:lang w:eastAsia="zh-CN"/>
          <w:rPrChange w:id="37" w:author="朱曦" w:date="2026-01-05T17:30:14Z">
            <w:rPr>
              <w:rFonts w:hint="eastAsia" w:ascii="黑体" w:hAnsi="黑体" w:eastAsia="黑体" w:cs="黑体"/>
              <w:sz w:val="32"/>
              <w:szCs w:val="32"/>
              <w:lang w:eastAsia="zh-CN"/>
            </w:rPr>
          </w:rPrChange>
        </w:rPr>
        <w:t>加</w:t>
      </w:r>
      <w:r>
        <w:rPr>
          <w:rFonts w:hint="default" w:ascii="Times New Roman" w:hAnsi="Times New Roman" w:eastAsia="黑体" w:cs="Times New Roman"/>
          <w:sz w:val="32"/>
          <w:szCs w:val="32"/>
          <w:rPrChange w:id="38" w:author="朱曦" w:date="2026-01-05T17:30:14Z">
            <w:rPr>
              <w:rFonts w:hint="eastAsia" w:ascii="黑体" w:hAnsi="黑体" w:eastAsia="黑体" w:cs="黑体"/>
              <w:sz w:val="32"/>
              <w:szCs w:val="32"/>
            </w:rPr>
          </w:rPrChange>
        </w:rPr>
        <w:t>对象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ins w:id="39" w:author="黄书锭" w:date="2025-01-03T11:48:24Z"/>
          <w:rFonts w:hint="default" w:ascii="Times New Roman" w:eastAsia="仿宋_GB2312"/>
          <w:spacing w:val="0"/>
          <w:sz w:val="32"/>
          <w:szCs w:val="32"/>
          <w:lang w:eastAsia="zh-CN"/>
          <w:rPrChange w:id="40" w:author="朱曦" w:date="2026-01-05T17:30:14Z">
            <w:rPr>
              <w:ins w:id="41" w:author="黄书锭" w:date="2025-01-03T11:48:24Z"/>
              <w:rFonts w:hint="eastAsia" w:ascii="仿宋_GB2312" w:eastAsia="仿宋_GB2312"/>
              <w:spacing w:val="0"/>
              <w:sz w:val="32"/>
              <w:szCs w:val="32"/>
              <w:lang w:eastAsia="zh-CN"/>
            </w:rPr>
          </w:rPrChange>
        </w:rPr>
      </w:pPr>
      <w:ins w:id="42" w:author="黄书锭" w:date="2025-01-03T11:48:24Z">
        <w:r>
          <w:rPr>
            <w:rFonts w:hint="default" w:ascii="Times New Roman" w:eastAsia="仿宋_GB2312"/>
            <w:spacing w:val="0"/>
            <w:sz w:val="32"/>
            <w:szCs w:val="32"/>
            <w:rPrChange w:id="43" w:author="朱曦" w:date="2026-01-05T17:30:14Z">
              <w:rPr>
                <w:rFonts w:hint="eastAsia" w:ascii="仿宋_GB2312" w:eastAsia="仿宋_GB2312"/>
                <w:spacing w:val="0"/>
                <w:sz w:val="32"/>
                <w:szCs w:val="32"/>
              </w:rPr>
            </w:rPrChange>
          </w:rPr>
          <w:t>1.省委网信办</w:t>
        </w:r>
      </w:ins>
      <w:ins w:id="44" w:author="黄书锭" w:date="2025-01-03T11:48:24Z">
        <w:r>
          <w:rPr>
            <w:rFonts w:hint="default" w:ascii="Times New Roman" w:eastAsia="仿宋_GB2312"/>
            <w:spacing w:val="0"/>
            <w:sz w:val="32"/>
            <w:szCs w:val="32"/>
            <w:lang w:eastAsia="zh-CN"/>
            <w:rPrChange w:id="45" w:author="朱曦" w:date="2026-01-05T17:30:14Z">
              <w:rPr>
                <w:rFonts w:hint="eastAsia" w:ascii="仿宋_GB2312" w:eastAsia="仿宋_GB2312"/>
                <w:spacing w:val="0"/>
                <w:sz w:val="32"/>
                <w:szCs w:val="32"/>
                <w:lang w:eastAsia="zh-CN"/>
              </w:rPr>
            </w:rPrChange>
          </w:rPr>
          <w:t>室务会议成员；</w:t>
        </w:r>
      </w:ins>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ins w:id="46" w:author="黄书锭" w:date="2025-01-03T11:48:24Z"/>
          <w:rFonts w:hint="default" w:ascii="Times New Roman" w:eastAsia="仿宋_GB2312"/>
          <w:color w:val="auto"/>
          <w:spacing w:val="0"/>
          <w:sz w:val="32"/>
          <w:szCs w:val="32"/>
          <w:lang w:eastAsia="zh-CN"/>
          <w:rPrChange w:id="47" w:author="朱曦" w:date="2026-01-05T17:30:14Z">
            <w:rPr>
              <w:ins w:id="48" w:author="黄书锭" w:date="2025-01-03T11:48:24Z"/>
              <w:rFonts w:hint="eastAsia" w:ascii="仿宋_GB2312" w:eastAsia="仿宋_GB2312"/>
              <w:color w:val="auto"/>
              <w:spacing w:val="0"/>
              <w:sz w:val="32"/>
              <w:szCs w:val="32"/>
              <w:lang w:eastAsia="zh-CN"/>
            </w:rPr>
          </w:rPrChange>
        </w:rPr>
      </w:pPr>
      <w:ins w:id="49" w:author="黄书锭" w:date="2025-01-03T11:48:24Z">
        <w:r>
          <w:rPr>
            <w:rFonts w:hint="default" w:ascii="Times New Roman" w:eastAsia="仿宋_GB2312"/>
            <w:spacing w:val="0"/>
            <w:sz w:val="32"/>
            <w:szCs w:val="32"/>
            <w:rPrChange w:id="50" w:author="朱曦" w:date="2026-01-05T17:30:14Z">
              <w:rPr>
                <w:rFonts w:hint="eastAsia" w:ascii="仿宋_GB2312" w:eastAsia="仿宋_GB2312"/>
                <w:spacing w:val="0"/>
                <w:sz w:val="32"/>
                <w:szCs w:val="32"/>
              </w:rPr>
            </w:rPrChange>
          </w:rPr>
          <w:t>2.</w:t>
        </w:r>
      </w:ins>
      <w:ins w:id="51" w:author="黄书锭" w:date="2025-01-03T11:48:24Z">
        <w:r>
          <w:rPr>
            <w:rFonts w:hint="default" w:ascii="Times New Roman" w:eastAsia="仿宋_GB2312"/>
            <w:color w:val="auto"/>
            <w:spacing w:val="0"/>
            <w:sz w:val="32"/>
            <w:szCs w:val="32"/>
            <w:lang w:eastAsia="zh-CN"/>
            <w:rPrChange w:id="52" w:author="朱曦" w:date="2026-01-05T17:30:14Z">
              <w:rPr>
                <w:rFonts w:hint="eastAsia" w:ascii="仿宋_GB2312" w:eastAsia="仿宋_GB2312"/>
                <w:color w:val="auto"/>
                <w:spacing w:val="0"/>
                <w:sz w:val="32"/>
                <w:szCs w:val="32"/>
                <w:lang w:eastAsia="zh-CN"/>
              </w:rPr>
            </w:rPrChange>
          </w:rPr>
          <w:t>办机关各处室、直属事业单位、闽盾公司负责人；</w:t>
        </w:r>
      </w:ins>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ins w:id="53" w:author="黄书锭" w:date="2025-01-03T11:48:24Z"/>
          <w:rFonts w:hint="eastAsia"/>
          <w:sz w:val="32"/>
          <w:szCs w:val="32"/>
          <w:lang w:eastAsia="zh-CN"/>
        </w:rPr>
      </w:pPr>
      <w:ins w:id="54" w:author="黄书锭" w:date="2025-01-03T11:48:24Z">
        <w:r>
          <w:rPr>
            <w:rFonts w:hint="default" w:ascii="Times New Roman" w:eastAsia="仿宋_GB2312"/>
            <w:color w:val="auto"/>
            <w:spacing w:val="0"/>
            <w:sz w:val="32"/>
            <w:szCs w:val="32"/>
            <w:lang w:val="en-US" w:eastAsia="zh-CN"/>
            <w:rPrChange w:id="55" w:author="朱曦" w:date="2026-01-05T17:30:14Z">
              <w:rPr>
                <w:rFonts w:hint="eastAsia" w:ascii="仿宋_GB2312" w:eastAsia="仿宋_GB2312"/>
                <w:color w:val="auto"/>
                <w:spacing w:val="0"/>
                <w:sz w:val="32"/>
                <w:szCs w:val="32"/>
                <w:lang w:val="en-US" w:eastAsia="zh-CN"/>
              </w:rPr>
            </w:rPrChange>
          </w:rPr>
          <w:t>3.办青年理论学习小组青年</w:t>
        </w:r>
      </w:ins>
      <w:ins w:id="56" w:author="朱曦" w:date="2026-01-05T17:17:55Z">
        <w:r>
          <w:rPr>
            <w:rFonts w:hint="default" w:ascii="Times New Roman" w:eastAsia="仿宋_GB2312"/>
            <w:color w:val="auto"/>
            <w:spacing w:val="0"/>
            <w:sz w:val="32"/>
            <w:szCs w:val="32"/>
            <w:lang w:val="en-US" w:eastAsia="zh-CN"/>
            <w:rPrChange w:id="57" w:author="朱曦" w:date="2026-01-05T17:30:14Z">
              <w:rPr>
                <w:rFonts w:hint="eastAsia" w:ascii="仿宋_GB2312" w:eastAsia="仿宋_GB2312"/>
                <w:color w:val="auto"/>
                <w:spacing w:val="0"/>
                <w:sz w:val="32"/>
                <w:szCs w:val="32"/>
                <w:lang w:val="en-US" w:eastAsia="zh-CN"/>
              </w:rPr>
            </w:rPrChange>
          </w:rPr>
          <w:t>党员</w:t>
        </w:r>
      </w:ins>
      <w:ins w:id="58" w:author="朱曦" w:date="2026-01-05T17:17:56Z">
        <w:r>
          <w:rPr>
            <w:rFonts w:hint="default" w:ascii="Times New Roman" w:eastAsia="仿宋_GB2312"/>
            <w:color w:val="auto"/>
            <w:spacing w:val="0"/>
            <w:sz w:val="32"/>
            <w:szCs w:val="32"/>
            <w:lang w:val="en-US" w:eastAsia="zh-CN"/>
            <w:rPrChange w:id="59" w:author="朱曦" w:date="2026-01-05T17:30:14Z">
              <w:rPr>
                <w:rFonts w:hint="eastAsia" w:ascii="仿宋_GB2312" w:eastAsia="仿宋_GB2312"/>
                <w:color w:val="auto"/>
                <w:spacing w:val="0"/>
                <w:sz w:val="32"/>
                <w:szCs w:val="32"/>
                <w:lang w:val="en-US" w:eastAsia="zh-CN"/>
              </w:rPr>
            </w:rPrChange>
          </w:rPr>
          <w:t>干部</w:t>
        </w:r>
      </w:ins>
      <w:ins w:id="60" w:author="黄书锭" w:date="2025-01-03T11:48:24Z">
        <w:r>
          <w:rPr>
            <w:rFonts w:hint="default" w:ascii="Times New Roman" w:eastAsia="仿宋_GB2312"/>
            <w:color w:val="auto"/>
            <w:spacing w:val="0"/>
            <w:sz w:val="32"/>
            <w:szCs w:val="32"/>
            <w:lang w:val="en-US" w:eastAsia="zh-CN"/>
            <w:rPrChange w:id="61" w:author="朱曦" w:date="2026-01-05T17:30:14Z">
              <w:rPr>
                <w:rFonts w:hint="eastAsia" w:ascii="仿宋_GB2312" w:eastAsia="仿宋_GB2312"/>
                <w:color w:val="auto"/>
                <w:spacing w:val="0"/>
                <w:sz w:val="32"/>
                <w:szCs w:val="32"/>
                <w:lang w:val="en-US" w:eastAsia="zh-CN"/>
              </w:rPr>
            </w:rPrChange>
          </w:rPr>
          <w:t>代表</w:t>
        </w:r>
      </w:ins>
      <w:ins w:id="62" w:author="黄书锭" w:date="2025-01-03T11:48:24Z">
        <w:r>
          <w:rPr>
            <w:rFonts w:hint="default" w:ascii="Times New Roman" w:eastAsia="仿宋_GB2312"/>
            <w:color w:val="auto"/>
            <w:spacing w:val="0"/>
            <w:sz w:val="32"/>
            <w:szCs w:val="32"/>
            <w:lang w:eastAsia="zh-CN"/>
            <w:rPrChange w:id="63" w:author="朱曦" w:date="2026-01-05T17:30:14Z">
              <w:rPr>
                <w:rFonts w:hint="eastAsia" w:ascii="仿宋_GB2312" w:eastAsia="仿宋_GB2312"/>
                <w:color w:val="auto"/>
                <w:spacing w:val="0"/>
                <w:sz w:val="32"/>
                <w:szCs w:val="32"/>
                <w:lang w:eastAsia="zh-CN"/>
              </w:rPr>
            </w:rPrChange>
          </w:rPr>
          <w:t>。</w:t>
        </w:r>
      </w:ins>
    </w:p>
    <w:p>
      <w:pPr>
        <w:spacing w:line="600" w:lineRule="exact"/>
        <w:ind w:firstLine="640" w:firstLineChars="200"/>
        <w:rPr>
          <w:del w:id="64" w:author="黄书锭" w:date="2025-01-03T11:48:24Z"/>
          <w:rFonts w:hint="default" w:ascii="Times New Roman" w:eastAsia="仿宋_GB2312"/>
          <w:sz w:val="32"/>
          <w:szCs w:val="32"/>
          <w:lang w:eastAsia="zh-CN"/>
          <w:rPrChange w:id="65" w:author="朱曦" w:date="2026-01-05T17:30:14Z">
            <w:rPr>
              <w:del w:id="66" w:author="黄书锭" w:date="2025-01-03T11:48:24Z"/>
              <w:rFonts w:hint="eastAsia" w:ascii="仿宋_GB2312" w:eastAsia="仿宋_GB2312"/>
              <w:sz w:val="32"/>
              <w:szCs w:val="32"/>
              <w:lang w:eastAsia="zh-CN"/>
            </w:rPr>
          </w:rPrChange>
        </w:rPr>
      </w:pPr>
      <w:del w:id="67" w:author="黄书锭" w:date="2025-01-03T11:48:24Z">
        <w:r>
          <w:rPr>
            <w:rFonts w:hint="default" w:ascii="Times New Roman" w:eastAsia="仿宋_GB2312"/>
            <w:sz w:val="32"/>
            <w:szCs w:val="32"/>
            <w:rPrChange w:id="68" w:author="朱曦" w:date="2026-01-05T17:30:14Z">
              <w:rPr>
                <w:rFonts w:hint="eastAsia" w:ascii="仿宋_GB2312" w:eastAsia="仿宋_GB2312"/>
                <w:sz w:val="32"/>
                <w:szCs w:val="32"/>
              </w:rPr>
            </w:rPrChange>
          </w:rPr>
          <w:delText>1.办</w:delText>
        </w:r>
      </w:del>
      <w:del w:id="69" w:author="黄书锭" w:date="2025-01-03T11:48:24Z">
        <w:r>
          <w:rPr>
            <w:rFonts w:hint="default" w:ascii="Times New Roman" w:eastAsia="仿宋_GB2312"/>
            <w:sz w:val="32"/>
            <w:szCs w:val="32"/>
            <w:lang w:eastAsia="zh-CN"/>
            <w:rPrChange w:id="70" w:author="朱曦" w:date="2026-01-05T17:30:14Z">
              <w:rPr>
                <w:rFonts w:hint="eastAsia" w:ascii="仿宋_GB2312" w:eastAsia="仿宋_GB2312"/>
                <w:sz w:val="32"/>
                <w:szCs w:val="32"/>
                <w:lang w:eastAsia="zh-CN"/>
              </w:rPr>
            </w:rPrChange>
          </w:rPr>
          <w:delText>室务会议成员；</w:delText>
        </w:r>
      </w:del>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del w:id="71" w:author="黄书锭" w:date="2025-01-03T11:48:24Z"/>
          <w:rFonts w:hint="default" w:ascii="Times New Roman" w:eastAsia="仿宋_GB2312"/>
          <w:color w:val="auto"/>
          <w:sz w:val="32"/>
          <w:szCs w:val="32"/>
          <w:lang w:eastAsia="zh-CN"/>
          <w:rPrChange w:id="72" w:author="朱曦" w:date="2026-01-05T17:30:14Z">
            <w:rPr>
              <w:del w:id="73" w:author="黄书锭" w:date="2025-01-03T11:48:24Z"/>
              <w:rFonts w:hint="eastAsia" w:ascii="仿宋_GB2312" w:eastAsia="仿宋_GB2312"/>
              <w:color w:val="auto"/>
              <w:sz w:val="32"/>
              <w:szCs w:val="32"/>
              <w:lang w:eastAsia="zh-CN"/>
            </w:rPr>
          </w:rPrChange>
        </w:rPr>
      </w:pPr>
      <w:del w:id="74" w:author="黄书锭" w:date="2025-01-03T11:48:24Z">
        <w:r>
          <w:rPr>
            <w:rFonts w:hint="default" w:ascii="Times New Roman" w:eastAsia="仿宋_GB2312"/>
            <w:sz w:val="32"/>
            <w:szCs w:val="32"/>
            <w:rPrChange w:id="75" w:author="朱曦" w:date="2026-01-05T17:30:14Z">
              <w:rPr>
                <w:rFonts w:hint="eastAsia" w:ascii="仿宋_GB2312" w:eastAsia="仿宋_GB2312"/>
                <w:sz w:val="32"/>
                <w:szCs w:val="32"/>
              </w:rPr>
            </w:rPrChange>
          </w:rPr>
          <w:delText>2.</w:delText>
        </w:r>
      </w:del>
      <w:del w:id="76" w:author="黄书锭" w:date="2025-01-03T11:48:24Z">
        <w:r>
          <w:rPr>
            <w:rFonts w:hint="default" w:ascii="Times New Roman" w:eastAsia="仿宋_GB2312"/>
            <w:color w:val="auto"/>
            <w:spacing w:val="0"/>
            <w:sz w:val="32"/>
            <w:szCs w:val="32"/>
            <w:lang w:eastAsia="zh-CN"/>
            <w:rPrChange w:id="77" w:author="朱曦" w:date="2026-01-05T17:30:14Z">
              <w:rPr>
                <w:rFonts w:hint="eastAsia" w:ascii="仿宋_GB2312" w:eastAsia="仿宋_GB2312"/>
                <w:color w:val="auto"/>
                <w:spacing w:val="0"/>
                <w:sz w:val="32"/>
                <w:szCs w:val="32"/>
                <w:lang w:eastAsia="zh-CN"/>
              </w:rPr>
            </w:rPrChange>
          </w:rPr>
          <w:delText>办机关各处室、直属事业单位负责人</w:delText>
        </w:r>
      </w:del>
      <w:del w:id="78" w:author="黄书锭" w:date="2025-01-03T11:48:24Z">
        <w:r>
          <w:rPr>
            <w:rFonts w:hint="default" w:ascii="Times New Roman" w:eastAsia="仿宋_GB2312"/>
            <w:color w:val="auto"/>
            <w:sz w:val="32"/>
            <w:szCs w:val="32"/>
            <w:lang w:eastAsia="zh-CN"/>
            <w:rPrChange w:id="79" w:author="朱曦" w:date="2026-01-05T17:30:14Z">
              <w:rPr>
                <w:rFonts w:hint="eastAsia" w:ascii="仿宋_GB2312" w:eastAsia="仿宋_GB2312"/>
                <w:color w:val="auto"/>
                <w:sz w:val="32"/>
                <w:szCs w:val="32"/>
                <w:lang w:eastAsia="zh-CN"/>
              </w:rPr>
            </w:rPrChange>
          </w:rPr>
          <w:delText>。</w:delText>
        </w:r>
      </w:del>
    </w:p>
    <w:p>
      <w:pPr>
        <w:spacing w:line="600" w:lineRule="exact"/>
        <w:ind w:firstLine="640" w:firstLineChars="200"/>
        <w:rPr>
          <w:rFonts w:hint="default" w:ascii="Times New Roman" w:hAnsi="Times New Roman" w:eastAsia="黑体" w:cs="Times New Roman"/>
          <w:sz w:val="32"/>
          <w:szCs w:val="32"/>
          <w:lang w:eastAsia="zh-CN"/>
          <w:rPrChange w:id="80" w:author="朱曦" w:date="2026-01-05T17:30:14Z">
            <w:rPr>
              <w:rFonts w:hint="eastAsia" w:ascii="黑体" w:hAnsi="黑体" w:eastAsia="黑体" w:cs="黑体"/>
              <w:sz w:val="32"/>
              <w:szCs w:val="32"/>
              <w:lang w:eastAsia="zh-CN"/>
            </w:rPr>
          </w:rPrChange>
        </w:rPr>
      </w:pPr>
      <w:r>
        <w:rPr>
          <w:rFonts w:hint="default" w:ascii="Times New Roman" w:hAnsi="Times New Roman" w:eastAsia="黑体" w:cs="Times New Roman"/>
          <w:sz w:val="32"/>
          <w:szCs w:val="32"/>
          <w:lang w:eastAsia="zh-CN"/>
          <w:rPrChange w:id="81" w:author="朱曦" w:date="2026-01-05T17:30:14Z">
            <w:rPr>
              <w:rFonts w:hint="eastAsia" w:ascii="黑体" w:hAnsi="黑体" w:eastAsia="黑体" w:cs="黑体"/>
              <w:sz w:val="32"/>
              <w:szCs w:val="32"/>
              <w:lang w:eastAsia="zh-CN"/>
            </w:rPr>
          </w:rPrChange>
        </w:rPr>
        <w:t>四</w:t>
      </w:r>
      <w:r>
        <w:rPr>
          <w:rFonts w:hint="default" w:ascii="Times New Roman" w:hAnsi="Times New Roman" w:eastAsia="黑体" w:cs="Times New Roman"/>
          <w:sz w:val="32"/>
          <w:szCs w:val="32"/>
          <w:rPrChange w:id="82" w:author="朱曦" w:date="2026-01-05T17:30:14Z">
            <w:rPr>
              <w:rFonts w:hint="eastAsia" w:ascii="黑体" w:hAnsi="黑体" w:eastAsia="黑体" w:cs="黑体"/>
              <w:sz w:val="32"/>
              <w:szCs w:val="32"/>
            </w:rPr>
          </w:rPrChange>
        </w:rPr>
        <w:t>、</w:t>
      </w:r>
      <w:r>
        <w:rPr>
          <w:rFonts w:hint="default" w:ascii="Times New Roman" w:hAnsi="Times New Roman" w:eastAsia="黑体" w:cs="Times New Roman"/>
          <w:sz w:val="32"/>
          <w:szCs w:val="32"/>
          <w:lang w:eastAsia="zh-CN"/>
          <w:rPrChange w:id="83" w:author="朱曦" w:date="2026-01-05T17:30:14Z">
            <w:rPr>
              <w:rFonts w:hint="eastAsia" w:ascii="黑体" w:hAnsi="黑体" w:eastAsia="黑体" w:cs="黑体"/>
              <w:sz w:val="32"/>
              <w:szCs w:val="32"/>
              <w:lang w:eastAsia="zh-CN"/>
            </w:rPr>
          </w:rPrChange>
        </w:rPr>
        <w:t>学习主题</w:t>
      </w:r>
    </w:p>
    <w:p>
      <w:pPr>
        <w:spacing w:line="600" w:lineRule="exact"/>
        <w:ind w:firstLine="640" w:firstLineChars="200"/>
        <w:rPr>
          <w:rFonts w:hint="default" w:ascii="Times New Roman" w:hAnsi="Times New Roman" w:eastAsia="仿宋_GB2312" w:cs="Times New Roman"/>
          <w:color w:val="auto"/>
          <w:sz w:val="32"/>
          <w:szCs w:val="32"/>
          <w:lang w:eastAsia="zh-CN"/>
          <w:rPrChange w:id="84" w:author="朱曦" w:date="2026-01-05T17:30:14Z">
            <w:rPr>
              <w:rFonts w:hint="eastAsia" w:ascii="仿宋_GB2312" w:hAnsi="Times New Roman" w:eastAsia="仿宋_GB2312" w:cs="Times New Roman"/>
              <w:color w:val="auto"/>
              <w:sz w:val="32"/>
              <w:szCs w:val="32"/>
              <w:lang w:eastAsia="zh-CN"/>
            </w:rPr>
          </w:rPrChange>
        </w:rPr>
      </w:pPr>
      <w:r>
        <w:rPr>
          <w:rFonts w:hint="default" w:ascii="Times New Roman" w:hAnsi="Times New Roman" w:eastAsia="仿宋_GB2312" w:cs="Times New Roman"/>
          <w:color w:val="auto"/>
          <w:sz w:val="32"/>
          <w:szCs w:val="32"/>
          <w:lang w:eastAsia="zh-CN"/>
          <w:rPrChange w:id="85" w:author="朱曦" w:date="2026-01-05T17:30:14Z">
            <w:rPr>
              <w:rFonts w:hint="eastAsia" w:ascii="仿宋_GB2312" w:hAnsi="Times New Roman" w:eastAsia="仿宋_GB2312" w:cs="Times New Roman"/>
              <w:color w:val="auto"/>
              <w:sz w:val="32"/>
              <w:szCs w:val="32"/>
              <w:lang w:eastAsia="zh-CN"/>
            </w:rPr>
          </w:rPrChange>
        </w:rPr>
        <w:t>深入学习习近平总书记在中央政治局民主生活会上的重要讲话精神，</w:t>
      </w:r>
      <w:r>
        <w:rPr>
          <w:rFonts w:hint="default" w:ascii="Times New Roman" w:eastAsia="仿宋_GB2312" w:cs="Times New Roman"/>
          <w:color w:val="auto"/>
          <w:sz w:val="32"/>
          <w:szCs w:val="32"/>
          <w:lang w:eastAsia="zh-CN"/>
          <w:rPrChange w:id="86" w:author="朱曦" w:date="2026-01-05T17:30:14Z">
            <w:rPr>
              <w:rFonts w:hint="eastAsia" w:ascii="仿宋_GB2312" w:eastAsia="仿宋_GB2312" w:cs="Times New Roman"/>
              <w:color w:val="auto"/>
              <w:sz w:val="32"/>
              <w:szCs w:val="32"/>
              <w:lang w:eastAsia="zh-CN"/>
            </w:rPr>
          </w:rPrChange>
        </w:rPr>
        <w:t>一体</w:t>
      </w:r>
      <w:r>
        <w:rPr>
          <w:rFonts w:hint="default" w:ascii="Times New Roman" w:hAnsi="Times New Roman" w:eastAsia="仿宋_GB2312" w:cs="Times New Roman"/>
          <w:color w:val="auto"/>
          <w:sz w:val="32"/>
          <w:szCs w:val="32"/>
          <w:lang w:eastAsia="zh-CN"/>
          <w:rPrChange w:id="87" w:author="朱曦" w:date="2026-01-05T17:30:14Z">
            <w:rPr>
              <w:rFonts w:hint="eastAsia" w:ascii="仿宋_GB2312" w:hAnsi="Times New Roman" w:eastAsia="仿宋_GB2312" w:cs="Times New Roman"/>
              <w:color w:val="auto"/>
              <w:sz w:val="32"/>
              <w:szCs w:val="32"/>
              <w:lang w:eastAsia="zh-CN"/>
            </w:rPr>
          </w:rPrChange>
        </w:rPr>
        <w:t>学习</w:t>
      </w:r>
      <w:r>
        <w:rPr>
          <w:rFonts w:hint="default" w:ascii="Times New Roman" w:eastAsia="仿宋_GB2312" w:cs="Times New Roman"/>
          <w:color w:val="auto"/>
          <w:sz w:val="32"/>
          <w:szCs w:val="32"/>
          <w:lang w:eastAsia="zh-CN"/>
          <w:rPrChange w:id="88" w:author="朱曦" w:date="2026-01-05T17:30:14Z">
            <w:rPr>
              <w:rFonts w:hint="eastAsia" w:ascii="仿宋_GB2312" w:eastAsia="仿宋_GB2312" w:cs="Times New Roman"/>
              <w:color w:val="auto"/>
              <w:sz w:val="32"/>
              <w:szCs w:val="32"/>
              <w:lang w:eastAsia="zh-CN"/>
            </w:rPr>
          </w:rPrChange>
        </w:rPr>
        <w:t>领会</w:t>
      </w:r>
      <w:ins w:id="89" w:author="朱曦" w:date="2026-01-05T16:41:25Z">
        <w:r>
          <w:rPr>
            <w:rFonts w:hint="default" w:ascii="Times New Roman" w:hAnsi="Times New Roman" w:eastAsia="仿宋_GB2312" w:cs="Times New Roman"/>
            <w:sz w:val="32"/>
            <w:szCs w:val="32"/>
            <w:rPrChange w:id="90" w:author="朱曦" w:date="2026-01-05T17:30:14Z">
              <w:rPr>
                <w:rFonts w:hint="eastAsia" w:ascii="Times New Roman" w:hAnsi="Times New Roman" w:eastAsia="仿宋_GB2312" w:cs="仿宋_GB2312"/>
                <w:sz w:val="32"/>
                <w:szCs w:val="32"/>
              </w:rPr>
            </w:rPrChange>
          </w:rPr>
          <w:t>习近平总书记关于党的建设的重要思想、关于党的自我革命的重要思想以及关于加强党的纪律建设、作风建设的重要论述</w:t>
        </w:r>
      </w:ins>
      <w:ins w:id="91" w:author="朱曦" w:date="2026-01-05T16:49:20Z">
        <w:r>
          <w:rPr>
            <w:rFonts w:hint="default" w:eastAsia="仿宋_GB2312" w:cs="Times New Roman"/>
            <w:sz w:val="32"/>
            <w:szCs w:val="32"/>
            <w:lang w:eastAsia="zh-CN"/>
            <w:rPrChange w:id="92" w:author="朱曦" w:date="2026-01-05T17:30:14Z">
              <w:rPr>
                <w:rFonts w:hint="eastAsia" w:eastAsia="仿宋_GB2312" w:cs="仿宋_GB2312"/>
                <w:sz w:val="32"/>
                <w:szCs w:val="32"/>
                <w:lang w:eastAsia="zh-CN"/>
              </w:rPr>
            </w:rPrChange>
          </w:rPr>
          <w:t>等</w:t>
        </w:r>
      </w:ins>
      <w:ins w:id="93" w:author="朱曦" w:date="2026-01-05T16:49:21Z">
        <w:r>
          <w:rPr>
            <w:rFonts w:hint="default" w:eastAsia="仿宋_GB2312" w:cs="Times New Roman"/>
            <w:sz w:val="32"/>
            <w:szCs w:val="32"/>
            <w:lang w:eastAsia="zh-CN"/>
            <w:rPrChange w:id="94" w:author="朱曦" w:date="2026-01-05T17:30:14Z">
              <w:rPr>
                <w:rFonts w:hint="eastAsia" w:eastAsia="仿宋_GB2312" w:cs="仿宋_GB2312"/>
                <w:sz w:val="32"/>
                <w:szCs w:val="32"/>
                <w:lang w:eastAsia="zh-CN"/>
              </w:rPr>
            </w:rPrChange>
          </w:rPr>
          <w:t>重要内容</w:t>
        </w:r>
      </w:ins>
      <w:ins w:id="95" w:author="朱曦" w:date="2026-01-05T16:41:25Z">
        <w:r>
          <w:rPr>
            <w:rFonts w:hint="default" w:ascii="Times New Roman" w:hAnsi="Times New Roman" w:eastAsia="仿宋_GB2312" w:cs="Times New Roman"/>
            <w:sz w:val="32"/>
            <w:szCs w:val="32"/>
            <w:rPrChange w:id="96" w:author="朱曦" w:date="2026-01-05T17:30:14Z">
              <w:rPr>
                <w:rFonts w:hint="eastAsia" w:ascii="Times New Roman" w:hAnsi="Times New Roman" w:eastAsia="仿宋_GB2312" w:cs="仿宋_GB2312"/>
                <w:sz w:val="32"/>
                <w:szCs w:val="32"/>
              </w:rPr>
            </w:rPrChange>
          </w:rPr>
          <w:t>，</w:t>
        </w:r>
      </w:ins>
      <w:ins w:id="97" w:author="朱曦" w:date="2026-01-05T16:49:45Z">
        <w:r>
          <w:rPr>
            <w:rFonts w:hint="default" w:eastAsia="仿宋_GB2312" w:cs="Times New Roman"/>
            <w:sz w:val="32"/>
            <w:szCs w:val="32"/>
            <w:lang w:eastAsia="zh-CN"/>
            <w:rPrChange w:id="98" w:author="朱曦" w:date="2026-01-05T17:30:14Z">
              <w:rPr>
                <w:rFonts w:hint="eastAsia" w:eastAsia="仿宋_GB2312" w:cs="仿宋_GB2312"/>
                <w:sz w:val="32"/>
                <w:szCs w:val="32"/>
                <w:lang w:eastAsia="zh-CN"/>
              </w:rPr>
            </w:rPrChange>
          </w:rPr>
          <w:t>把</w:t>
        </w:r>
      </w:ins>
      <w:ins w:id="99" w:author="朱曦" w:date="2026-01-05T16:41:25Z">
        <w:r>
          <w:rPr>
            <w:rFonts w:hint="default" w:ascii="Times New Roman" w:hAnsi="Times New Roman" w:eastAsia="仿宋_GB2312" w:cs="Times New Roman"/>
            <w:sz w:val="32"/>
            <w:szCs w:val="32"/>
            <w:rPrChange w:id="100" w:author="朱曦" w:date="2026-01-05T17:30:14Z">
              <w:rPr>
                <w:rFonts w:hint="eastAsia" w:ascii="Times New Roman" w:hAnsi="Times New Roman" w:eastAsia="仿宋_GB2312" w:cs="仿宋_GB2312"/>
                <w:sz w:val="32"/>
                <w:szCs w:val="32"/>
              </w:rPr>
            </w:rPrChange>
          </w:rPr>
          <w:t>学习贯彻</w:t>
        </w:r>
      </w:ins>
      <w:ins w:id="101" w:author="朱曦" w:date="2026-01-05T16:42:26Z">
        <w:r>
          <w:rPr>
            <w:rFonts w:hint="default" w:eastAsia="仿宋_GB2312" w:cs="Times New Roman"/>
            <w:sz w:val="32"/>
            <w:szCs w:val="32"/>
            <w:lang w:eastAsia="zh-CN"/>
            <w:rPrChange w:id="102" w:author="朱曦" w:date="2026-01-05T17:30:14Z">
              <w:rPr>
                <w:rFonts w:hint="eastAsia" w:eastAsia="仿宋_GB2312" w:cs="仿宋_GB2312"/>
                <w:sz w:val="32"/>
                <w:szCs w:val="32"/>
                <w:lang w:eastAsia="zh-CN"/>
              </w:rPr>
            </w:rPrChange>
          </w:rPr>
          <w:t>习近平</w:t>
        </w:r>
      </w:ins>
      <w:ins w:id="103" w:author="朱曦" w:date="2026-01-05T16:41:25Z">
        <w:r>
          <w:rPr>
            <w:rFonts w:hint="default" w:ascii="Times New Roman" w:hAnsi="Times New Roman" w:eastAsia="仿宋_GB2312" w:cs="Times New Roman"/>
            <w:sz w:val="32"/>
            <w:szCs w:val="32"/>
            <w:rPrChange w:id="104" w:author="朱曦" w:date="2026-01-05T17:30:14Z">
              <w:rPr>
                <w:rFonts w:hint="eastAsia" w:ascii="Times New Roman" w:hAnsi="Times New Roman" w:eastAsia="仿宋_GB2312" w:cs="仿宋_GB2312"/>
                <w:sz w:val="32"/>
                <w:szCs w:val="32"/>
              </w:rPr>
            </w:rPrChange>
          </w:rPr>
          <w:t>总书记</w:t>
        </w:r>
      </w:ins>
      <w:ins w:id="105" w:author="朱曦" w:date="2026-01-05T16:42:39Z">
        <w:r>
          <w:rPr>
            <w:rFonts w:hint="default" w:ascii="Times New Roman" w:hAnsi="Times New Roman" w:eastAsia="仿宋_GB2312" w:cs="Times New Roman"/>
            <w:sz w:val="32"/>
            <w:szCs w:val="32"/>
            <w:rPrChange w:id="106" w:author="朱曦" w:date="2026-01-05T17:30:14Z">
              <w:rPr>
                <w:rFonts w:hint="eastAsia" w:ascii="Times New Roman" w:hAnsi="Times New Roman" w:eastAsia="仿宋_GB2312" w:cs="仿宋_GB2312"/>
                <w:sz w:val="32"/>
                <w:szCs w:val="32"/>
              </w:rPr>
            </w:rPrChange>
          </w:rPr>
          <w:t>在党的二十届四中全会上的重要讲话精神</w:t>
        </w:r>
      </w:ins>
      <w:ins w:id="107" w:author="朱曦" w:date="2026-01-05T16:50:05Z">
        <w:r>
          <w:rPr>
            <w:rFonts w:hint="default" w:eastAsia="仿宋_GB2312" w:cs="Times New Roman"/>
            <w:sz w:val="32"/>
            <w:szCs w:val="32"/>
            <w:lang w:eastAsia="zh-CN"/>
            <w:rPrChange w:id="108" w:author="朱曦" w:date="2026-01-05T17:30:14Z">
              <w:rPr>
                <w:rFonts w:hint="eastAsia" w:eastAsia="仿宋_GB2312" w:cs="仿宋_GB2312"/>
                <w:sz w:val="32"/>
                <w:szCs w:val="32"/>
                <w:lang w:eastAsia="zh-CN"/>
              </w:rPr>
            </w:rPrChange>
          </w:rPr>
          <w:t>与</w:t>
        </w:r>
      </w:ins>
      <w:ins w:id="109" w:author="朱曦" w:date="2026-01-05T16:50:06Z">
        <w:r>
          <w:rPr>
            <w:rFonts w:hint="default" w:eastAsia="仿宋_GB2312" w:cs="Times New Roman"/>
            <w:sz w:val="32"/>
            <w:szCs w:val="32"/>
            <w:lang w:eastAsia="zh-CN"/>
            <w:rPrChange w:id="110" w:author="朱曦" w:date="2026-01-05T17:30:14Z">
              <w:rPr>
                <w:rFonts w:hint="eastAsia" w:eastAsia="仿宋_GB2312" w:cs="仿宋_GB2312"/>
                <w:sz w:val="32"/>
                <w:szCs w:val="32"/>
                <w:lang w:eastAsia="zh-CN"/>
              </w:rPr>
            </w:rPrChange>
          </w:rPr>
          <w:t>学习</w:t>
        </w:r>
      </w:ins>
      <w:ins w:id="111" w:author="朱曦" w:date="2026-01-05T16:41:25Z">
        <w:r>
          <w:rPr>
            <w:rFonts w:hint="default" w:ascii="Times New Roman" w:hAnsi="Times New Roman" w:eastAsia="仿宋_GB2312" w:cs="Times New Roman"/>
            <w:sz w:val="32"/>
            <w:szCs w:val="32"/>
            <w:rPrChange w:id="112" w:author="朱曦" w:date="2026-01-05T17:30:14Z">
              <w:rPr>
                <w:rFonts w:hint="eastAsia" w:ascii="Times New Roman" w:hAnsi="Times New Roman" w:eastAsia="仿宋_GB2312" w:cs="仿宋_GB2312"/>
                <w:sz w:val="32"/>
                <w:szCs w:val="32"/>
              </w:rPr>
            </w:rPrChange>
          </w:rPr>
          <w:t>二十届中央政治局第二十一次集体学习时的重要讲话</w:t>
        </w:r>
      </w:ins>
      <w:ins w:id="113" w:author="朱曦" w:date="2026-01-05T16:42:53Z">
        <w:r>
          <w:rPr>
            <w:rFonts w:hint="default" w:eastAsia="仿宋_GB2312" w:cs="Times New Roman"/>
            <w:sz w:val="32"/>
            <w:szCs w:val="32"/>
            <w:lang w:eastAsia="zh-CN"/>
            <w:rPrChange w:id="114" w:author="朱曦" w:date="2026-01-05T17:30:14Z">
              <w:rPr>
                <w:rFonts w:hint="eastAsia" w:eastAsia="仿宋_GB2312" w:cs="仿宋_GB2312"/>
                <w:sz w:val="32"/>
                <w:szCs w:val="32"/>
                <w:lang w:eastAsia="zh-CN"/>
              </w:rPr>
            </w:rPrChange>
          </w:rPr>
          <w:t>精神</w:t>
        </w:r>
      </w:ins>
      <w:ins w:id="115" w:author="朱曦" w:date="2026-01-05T16:49:54Z">
        <w:r>
          <w:rPr>
            <w:rFonts w:hint="default" w:eastAsia="仿宋_GB2312" w:cs="Times New Roman"/>
            <w:sz w:val="32"/>
            <w:szCs w:val="32"/>
            <w:lang w:eastAsia="zh-CN"/>
            <w:rPrChange w:id="116" w:author="朱曦" w:date="2026-01-05T17:30:14Z">
              <w:rPr>
                <w:rFonts w:hint="eastAsia" w:eastAsia="仿宋_GB2312" w:cs="仿宋_GB2312"/>
                <w:sz w:val="32"/>
                <w:szCs w:val="32"/>
                <w:lang w:eastAsia="zh-CN"/>
              </w:rPr>
            </w:rPrChange>
          </w:rPr>
          <w:t>结合</w:t>
        </w:r>
      </w:ins>
      <w:ins w:id="117" w:author="朱曦" w:date="2026-01-05T16:49:55Z">
        <w:r>
          <w:rPr>
            <w:rFonts w:hint="default" w:eastAsia="仿宋_GB2312" w:cs="Times New Roman"/>
            <w:sz w:val="32"/>
            <w:szCs w:val="32"/>
            <w:lang w:eastAsia="zh-CN"/>
            <w:rPrChange w:id="118" w:author="朱曦" w:date="2026-01-05T17:30:14Z">
              <w:rPr>
                <w:rFonts w:hint="eastAsia" w:eastAsia="仿宋_GB2312" w:cs="仿宋_GB2312"/>
                <w:sz w:val="32"/>
                <w:szCs w:val="32"/>
                <w:lang w:eastAsia="zh-CN"/>
              </w:rPr>
            </w:rPrChange>
          </w:rPr>
          <w:t>起来，</w:t>
        </w:r>
      </w:ins>
      <w:ins w:id="119" w:author="朱曦" w:date="2026-01-05T16:50:17Z">
        <w:r>
          <w:rPr>
            <w:rFonts w:hint="default" w:eastAsia="仿宋_GB2312" w:cs="Times New Roman"/>
            <w:sz w:val="32"/>
            <w:szCs w:val="32"/>
            <w:lang w:eastAsia="zh-CN"/>
            <w:rPrChange w:id="120" w:author="朱曦" w:date="2026-01-05T17:30:14Z">
              <w:rPr>
                <w:rFonts w:hint="eastAsia" w:eastAsia="仿宋_GB2312" w:cs="仿宋_GB2312"/>
                <w:sz w:val="32"/>
                <w:szCs w:val="32"/>
                <w:lang w:eastAsia="zh-CN"/>
              </w:rPr>
            </w:rPrChange>
          </w:rPr>
          <w:t>与</w:t>
        </w:r>
      </w:ins>
      <w:ins w:id="121" w:author="朱曦" w:date="2026-01-05T16:44:15Z">
        <w:r>
          <w:rPr>
            <w:rFonts w:hint="default" w:ascii="Times New Roman" w:hAnsi="Times New Roman" w:eastAsia="仿宋_GB2312" w:cs="Times New Roman"/>
            <w:sz w:val="32"/>
            <w:szCs w:val="32"/>
            <w:rPrChange w:id="122" w:author="朱曦" w:date="2026-01-05T17:30:14Z">
              <w:rPr>
                <w:rFonts w:hint="eastAsia" w:ascii="Times New Roman" w:hAnsi="Times New Roman" w:eastAsia="仿宋_GB2312" w:cs="仿宋_GB2312"/>
                <w:sz w:val="32"/>
                <w:szCs w:val="32"/>
              </w:rPr>
            </w:rPrChange>
          </w:rPr>
          <w:t>传承弘扬习近平总书记在福建工作期间的重要理念和重大实践</w:t>
        </w:r>
      </w:ins>
      <w:ins w:id="123" w:author="朱曦" w:date="2026-01-05T17:18:10Z">
        <w:r>
          <w:rPr>
            <w:rFonts w:hint="default" w:ascii="Times New Roman" w:hAnsi="Times New Roman" w:eastAsia="仿宋_GB2312" w:cs="Times New Roman"/>
            <w:sz w:val="32"/>
            <w:szCs w:val="32"/>
            <w:rPrChange w:id="124" w:author="朱曦" w:date="2026-01-05T17:30:14Z">
              <w:rPr>
                <w:rFonts w:hint="eastAsia" w:ascii="Times New Roman" w:hAnsi="Times New Roman" w:eastAsia="仿宋_GB2312" w:cs="仿宋_GB2312"/>
                <w:sz w:val="32"/>
                <w:szCs w:val="32"/>
              </w:rPr>
            </w:rPrChange>
          </w:rPr>
          <w:t>结合</w:t>
        </w:r>
      </w:ins>
      <w:ins w:id="125" w:author="朱曦" w:date="2026-01-05T17:18:10Z">
        <w:r>
          <w:rPr>
            <w:rFonts w:hint="default" w:eastAsia="仿宋_GB2312" w:cs="Times New Roman"/>
            <w:sz w:val="32"/>
            <w:szCs w:val="32"/>
            <w:lang w:eastAsia="zh-CN"/>
            <w:rPrChange w:id="126" w:author="朱曦" w:date="2026-01-05T17:30:14Z">
              <w:rPr>
                <w:rFonts w:hint="eastAsia" w:eastAsia="仿宋_GB2312" w:cs="仿宋_GB2312"/>
                <w:sz w:val="32"/>
                <w:szCs w:val="32"/>
                <w:lang w:eastAsia="zh-CN"/>
              </w:rPr>
            </w:rPrChange>
          </w:rPr>
          <w:t>起来</w:t>
        </w:r>
      </w:ins>
      <w:ins w:id="127" w:author="朱曦" w:date="2026-01-05T17:18:10Z">
        <w:r>
          <w:rPr>
            <w:rFonts w:hint="default" w:ascii="Times New Roman" w:hAnsi="Times New Roman" w:eastAsia="仿宋_GB2312" w:cs="Times New Roman"/>
            <w:sz w:val="32"/>
            <w:szCs w:val="32"/>
            <w:rPrChange w:id="128" w:author="朱曦" w:date="2026-01-05T17:30:14Z">
              <w:rPr>
                <w:rFonts w:hint="eastAsia" w:ascii="Times New Roman" w:hAnsi="Times New Roman" w:eastAsia="仿宋_GB2312" w:cs="仿宋_GB2312"/>
                <w:sz w:val="32"/>
                <w:szCs w:val="32"/>
              </w:rPr>
            </w:rPrChange>
          </w:rPr>
          <w:t>，</w:t>
        </w:r>
      </w:ins>
      <w:ins w:id="129" w:author="朱曦" w:date="2026-01-05T16:44:15Z">
        <w:r>
          <w:rPr>
            <w:rFonts w:hint="default" w:ascii="Times New Roman" w:hAnsi="Times New Roman" w:eastAsia="仿宋_GB2312" w:cs="Times New Roman"/>
            <w:sz w:val="32"/>
            <w:szCs w:val="32"/>
            <w:rPrChange w:id="130" w:author="朱曦" w:date="2026-01-05T17:30:14Z">
              <w:rPr>
                <w:rFonts w:hint="eastAsia" w:ascii="Times New Roman" w:hAnsi="Times New Roman" w:eastAsia="仿宋_GB2312" w:cs="仿宋_GB2312"/>
                <w:sz w:val="32"/>
                <w:szCs w:val="32"/>
              </w:rPr>
            </w:rPrChange>
          </w:rPr>
          <w:t>与贯彻落实习近平总书记对福建工作的重要讲话重要指示批示精神结合</w:t>
        </w:r>
      </w:ins>
      <w:ins w:id="131" w:author="朱曦" w:date="2026-01-05T16:50:25Z">
        <w:r>
          <w:rPr>
            <w:rFonts w:hint="default" w:eastAsia="仿宋_GB2312" w:cs="Times New Roman"/>
            <w:sz w:val="32"/>
            <w:szCs w:val="32"/>
            <w:lang w:eastAsia="zh-CN"/>
            <w:rPrChange w:id="132" w:author="朱曦" w:date="2026-01-05T17:30:14Z">
              <w:rPr>
                <w:rFonts w:hint="eastAsia" w:eastAsia="仿宋_GB2312" w:cs="仿宋_GB2312"/>
                <w:sz w:val="32"/>
                <w:szCs w:val="32"/>
                <w:lang w:eastAsia="zh-CN"/>
              </w:rPr>
            </w:rPrChange>
          </w:rPr>
          <w:t>起来</w:t>
        </w:r>
      </w:ins>
      <w:ins w:id="133" w:author="朱曦" w:date="2026-01-05T16:44:15Z">
        <w:r>
          <w:rPr>
            <w:rFonts w:hint="default" w:ascii="Times New Roman" w:hAnsi="Times New Roman" w:eastAsia="仿宋_GB2312" w:cs="Times New Roman"/>
            <w:sz w:val="32"/>
            <w:szCs w:val="32"/>
            <w:rPrChange w:id="134" w:author="朱曦" w:date="2026-01-05T17:30:14Z">
              <w:rPr>
                <w:rFonts w:hint="eastAsia" w:ascii="Times New Roman" w:hAnsi="Times New Roman" w:eastAsia="仿宋_GB2312" w:cs="仿宋_GB2312"/>
                <w:sz w:val="32"/>
                <w:szCs w:val="32"/>
              </w:rPr>
            </w:rPrChange>
          </w:rPr>
          <w:t>，在对标对表、融会贯通、知行合一中</w:t>
        </w:r>
      </w:ins>
      <w:ins w:id="135" w:author="朱曦" w:date="2026-01-05T16:45:15Z">
        <w:r>
          <w:rPr>
            <w:rFonts w:hint="default" w:ascii="Times New Roman" w:hAnsi="Times New Roman" w:eastAsia="仿宋_GB2312" w:cs="Times New Roman"/>
            <w:color w:val="auto"/>
            <w:sz w:val="32"/>
            <w:szCs w:val="32"/>
            <w:lang w:eastAsia="zh-CN"/>
            <w:rPrChange w:id="136" w:author="朱曦" w:date="2026-01-05T17:30:14Z">
              <w:rPr>
                <w:rFonts w:hint="eastAsia" w:ascii="仿宋_GB2312" w:hAnsi="Times New Roman" w:eastAsia="仿宋_GB2312" w:cs="Times New Roman"/>
                <w:color w:val="auto"/>
                <w:sz w:val="32"/>
                <w:szCs w:val="32"/>
                <w:lang w:eastAsia="zh-CN"/>
              </w:rPr>
            </w:rPrChange>
          </w:rPr>
          <w:t>深刻领悟“两个确立”的决定性意义，</w:t>
        </w:r>
      </w:ins>
      <w:ins w:id="137" w:author="朱曦" w:date="2026-01-05T16:50:41Z">
        <w:r>
          <w:rPr>
            <w:rFonts w:hint="default" w:ascii="Times New Roman" w:eastAsia="仿宋_GB2312" w:cs="Times New Roman"/>
            <w:color w:val="auto"/>
            <w:sz w:val="32"/>
            <w:szCs w:val="32"/>
            <w:lang w:eastAsia="zh-CN"/>
            <w:rPrChange w:id="138" w:author="朱曦" w:date="2026-01-05T17:30:14Z">
              <w:rPr>
                <w:rFonts w:hint="eastAsia" w:ascii="仿宋_GB2312" w:eastAsia="仿宋_GB2312" w:cs="Times New Roman"/>
                <w:color w:val="auto"/>
                <w:sz w:val="32"/>
                <w:szCs w:val="32"/>
                <w:lang w:eastAsia="zh-CN"/>
              </w:rPr>
            </w:rPrChange>
          </w:rPr>
          <w:t>进一步</w:t>
        </w:r>
      </w:ins>
      <w:ins w:id="139" w:author="朱曦" w:date="2026-01-05T16:50:44Z">
        <w:r>
          <w:rPr>
            <w:rFonts w:hint="default" w:ascii="Times New Roman" w:eastAsia="仿宋_GB2312" w:cs="Times New Roman"/>
            <w:color w:val="auto"/>
            <w:sz w:val="32"/>
            <w:szCs w:val="32"/>
            <w:lang w:eastAsia="zh-CN"/>
            <w:rPrChange w:id="140" w:author="朱曦" w:date="2026-01-05T17:30:14Z">
              <w:rPr>
                <w:rFonts w:hint="eastAsia" w:ascii="仿宋_GB2312" w:eastAsia="仿宋_GB2312" w:cs="Times New Roman"/>
                <w:color w:val="auto"/>
                <w:sz w:val="32"/>
                <w:szCs w:val="32"/>
                <w:lang w:eastAsia="zh-CN"/>
              </w:rPr>
            </w:rPrChange>
          </w:rPr>
          <w:t>统一</w:t>
        </w:r>
      </w:ins>
      <w:ins w:id="141" w:author="朱曦" w:date="2026-01-05T16:50:45Z">
        <w:r>
          <w:rPr>
            <w:rFonts w:hint="default" w:ascii="Times New Roman" w:eastAsia="仿宋_GB2312" w:cs="Times New Roman"/>
            <w:color w:val="auto"/>
            <w:sz w:val="32"/>
            <w:szCs w:val="32"/>
            <w:lang w:eastAsia="zh-CN"/>
            <w:rPrChange w:id="142" w:author="朱曦" w:date="2026-01-05T17:30:14Z">
              <w:rPr>
                <w:rFonts w:hint="eastAsia" w:ascii="仿宋_GB2312" w:eastAsia="仿宋_GB2312" w:cs="Times New Roman"/>
                <w:color w:val="auto"/>
                <w:sz w:val="32"/>
                <w:szCs w:val="32"/>
                <w:lang w:eastAsia="zh-CN"/>
              </w:rPr>
            </w:rPrChange>
          </w:rPr>
          <w:t>思想、</w:t>
        </w:r>
      </w:ins>
      <w:ins w:id="143" w:author="朱曦" w:date="2026-01-05T16:50:46Z">
        <w:r>
          <w:rPr>
            <w:rFonts w:hint="default" w:ascii="Times New Roman" w:eastAsia="仿宋_GB2312" w:cs="Times New Roman"/>
            <w:color w:val="auto"/>
            <w:sz w:val="32"/>
            <w:szCs w:val="32"/>
            <w:lang w:eastAsia="zh-CN"/>
            <w:rPrChange w:id="144" w:author="朱曦" w:date="2026-01-05T17:30:14Z">
              <w:rPr>
                <w:rFonts w:hint="eastAsia" w:ascii="仿宋_GB2312" w:eastAsia="仿宋_GB2312" w:cs="Times New Roman"/>
                <w:color w:val="auto"/>
                <w:sz w:val="32"/>
                <w:szCs w:val="32"/>
                <w:lang w:eastAsia="zh-CN"/>
              </w:rPr>
            </w:rPrChange>
          </w:rPr>
          <w:t>深化</w:t>
        </w:r>
      </w:ins>
      <w:ins w:id="145" w:author="朱曦" w:date="2026-01-05T16:50:47Z">
        <w:r>
          <w:rPr>
            <w:rFonts w:hint="default" w:ascii="Times New Roman" w:eastAsia="仿宋_GB2312" w:cs="Times New Roman"/>
            <w:color w:val="auto"/>
            <w:sz w:val="32"/>
            <w:szCs w:val="32"/>
            <w:lang w:eastAsia="zh-CN"/>
            <w:rPrChange w:id="146" w:author="朱曦" w:date="2026-01-05T17:30:14Z">
              <w:rPr>
                <w:rFonts w:hint="eastAsia" w:ascii="仿宋_GB2312" w:eastAsia="仿宋_GB2312" w:cs="Times New Roman"/>
                <w:color w:val="auto"/>
                <w:sz w:val="32"/>
                <w:szCs w:val="32"/>
                <w:lang w:eastAsia="zh-CN"/>
              </w:rPr>
            </w:rPrChange>
          </w:rPr>
          <w:t>认识</w:t>
        </w:r>
      </w:ins>
      <w:ins w:id="147" w:author="朱曦" w:date="2026-01-05T16:50:50Z">
        <w:r>
          <w:rPr>
            <w:rFonts w:hint="default" w:ascii="Times New Roman" w:eastAsia="仿宋_GB2312" w:cs="Times New Roman"/>
            <w:color w:val="auto"/>
            <w:sz w:val="32"/>
            <w:szCs w:val="32"/>
            <w:lang w:eastAsia="zh-CN"/>
            <w:rPrChange w:id="148" w:author="朱曦" w:date="2026-01-05T17:30:14Z">
              <w:rPr>
                <w:rFonts w:hint="eastAsia" w:ascii="仿宋_GB2312" w:eastAsia="仿宋_GB2312" w:cs="Times New Roman"/>
                <w:color w:val="auto"/>
                <w:sz w:val="32"/>
                <w:szCs w:val="32"/>
                <w:lang w:eastAsia="zh-CN"/>
              </w:rPr>
            </w:rPrChange>
          </w:rPr>
          <w:t>，</w:t>
        </w:r>
      </w:ins>
      <w:ins w:id="149" w:author="朱曦" w:date="2026-01-05T16:50:51Z">
        <w:r>
          <w:rPr>
            <w:rFonts w:hint="default" w:ascii="Times New Roman" w:eastAsia="仿宋_GB2312" w:cs="Times New Roman"/>
            <w:color w:val="auto"/>
            <w:sz w:val="32"/>
            <w:szCs w:val="32"/>
            <w:lang w:eastAsia="zh-CN"/>
            <w:rPrChange w:id="150" w:author="朱曦" w:date="2026-01-05T17:30:14Z">
              <w:rPr>
                <w:rFonts w:hint="eastAsia" w:ascii="仿宋_GB2312" w:eastAsia="仿宋_GB2312" w:cs="Times New Roman"/>
                <w:color w:val="auto"/>
                <w:sz w:val="32"/>
                <w:szCs w:val="32"/>
                <w:lang w:eastAsia="zh-CN"/>
              </w:rPr>
            </w:rPrChange>
          </w:rPr>
          <w:t>为</w:t>
        </w:r>
      </w:ins>
      <w:ins w:id="151" w:author="朱曦" w:date="2026-01-05T16:50:52Z">
        <w:r>
          <w:rPr>
            <w:rFonts w:hint="default" w:ascii="Times New Roman" w:eastAsia="仿宋_GB2312" w:cs="Times New Roman"/>
            <w:color w:val="auto"/>
            <w:sz w:val="32"/>
            <w:szCs w:val="32"/>
            <w:lang w:eastAsia="zh-CN"/>
            <w:rPrChange w:id="152" w:author="朱曦" w:date="2026-01-05T17:30:14Z">
              <w:rPr>
                <w:rFonts w:hint="eastAsia" w:ascii="仿宋_GB2312" w:eastAsia="仿宋_GB2312" w:cs="Times New Roman"/>
                <w:color w:val="auto"/>
                <w:sz w:val="32"/>
                <w:szCs w:val="32"/>
                <w:lang w:eastAsia="zh-CN"/>
              </w:rPr>
            </w:rPrChange>
          </w:rPr>
          <w:t>高质量</w:t>
        </w:r>
      </w:ins>
      <w:del w:id="153" w:author="朱曦" w:date="2026-01-05T16:50:56Z">
        <w:r>
          <w:rPr>
            <w:rFonts w:hint="default" w:ascii="Times New Roman" w:eastAsia="仿宋_GB2312" w:cs="Times New Roman"/>
            <w:color w:val="auto"/>
            <w:sz w:val="32"/>
            <w:szCs w:val="32"/>
            <w:lang w:eastAsia="zh-CN"/>
            <w:rPrChange w:id="154" w:author="朱曦" w:date="2026-01-05T17:30:14Z">
              <w:rPr>
                <w:rFonts w:hint="eastAsia" w:ascii="仿宋_GB2312" w:eastAsia="仿宋_GB2312" w:cs="Times New Roman"/>
                <w:color w:val="auto"/>
                <w:sz w:val="32"/>
                <w:szCs w:val="32"/>
                <w:lang w:eastAsia="zh-CN"/>
              </w:rPr>
            </w:rPrChange>
          </w:rPr>
          <w:delText>习近平总书记关于党的建设的重要思想、关于党的自我革命的重要思想以及关于全面加强党的纪律建设的重要论述、关于全面深化改革的一系列新思想新观点新论断，</w:delText>
        </w:r>
      </w:del>
      <w:del w:id="155" w:author="朱曦" w:date="2026-01-05T16:50:56Z">
        <w:r>
          <w:rPr>
            <w:rFonts w:hint="default" w:ascii="Times New Roman" w:hAnsi="Times New Roman" w:eastAsia="仿宋_GB2312" w:cs="Times New Roman"/>
            <w:color w:val="auto"/>
            <w:sz w:val="32"/>
            <w:szCs w:val="32"/>
            <w:lang w:eastAsia="zh-CN"/>
            <w:rPrChange w:id="156" w:author="朱曦" w:date="2026-01-05T17:30:14Z">
              <w:rPr>
                <w:rFonts w:hint="eastAsia" w:ascii="仿宋_GB2312" w:hAnsi="Times New Roman" w:eastAsia="仿宋_GB2312" w:cs="Times New Roman"/>
                <w:color w:val="auto"/>
                <w:sz w:val="32"/>
                <w:szCs w:val="32"/>
                <w:lang w:eastAsia="zh-CN"/>
              </w:rPr>
            </w:rPrChange>
          </w:rPr>
          <w:delText>传承弘扬习近平总书记在福建工作时开创的</w:delText>
        </w:r>
      </w:del>
      <w:del w:id="157" w:author="朱曦" w:date="2026-01-05T16:50:56Z">
        <w:r>
          <w:rPr>
            <w:rFonts w:hint="default" w:ascii="Times New Roman" w:eastAsia="仿宋_GB2312" w:cs="Times New Roman"/>
            <w:color w:val="auto"/>
            <w:sz w:val="32"/>
            <w:szCs w:val="32"/>
            <w:lang w:eastAsia="zh-CN"/>
            <w:rPrChange w:id="158" w:author="朱曦" w:date="2026-01-05T17:30:14Z">
              <w:rPr>
                <w:rFonts w:hint="eastAsia" w:ascii="仿宋_GB2312" w:eastAsia="仿宋_GB2312" w:cs="Times New Roman"/>
                <w:color w:val="auto"/>
                <w:sz w:val="32"/>
                <w:szCs w:val="32"/>
                <w:lang w:eastAsia="zh-CN"/>
              </w:rPr>
            </w:rPrChange>
          </w:rPr>
          <w:delText>重要理念与重大实践</w:delText>
        </w:r>
      </w:del>
      <w:del w:id="159" w:author="朱曦" w:date="2026-01-05T16:50:56Z">
        <w:r>
          <w:rPr>
            <w:rFonts w:hint="default" w:ascii="Times New Roman" w:hAnsi="Times New Roman" w:eastAsia="仿宋_GB2312" w:cs="Times New Roman"/>
            <w:color w:val="auto"/>
            <w:sz w:val="32"/>
            <w:szCs w:val="32"/>
            <w:lang w:eastAsia="zh-CN"/>
            <w:rPrChange w:id="160" w:author="朱曦" w:date="2026-01-05T17:30:14Z">
              <w:rPr>
                <w:rFonts w:hint="eastAsia" w:ascii="仿宋_GB2312" w:hAnsi="Times New Roman" w:eastAsia="仿宋_GB2312" w:cs="Times New Roman"/>
                <w:color w:val="auto"/>
                <w:sz w:val="32"/>
                <w:szCs w:val="32"/>
                <w:lang w:eastAsia="zh-CN"/>
              </w:rPr>
            </w:rPrChange>
          </w:rPr>
          <w:delText>,</w:delText>
        </w:r>
      </w:del>
      <w:ins w:id="161" w:author="黄书锭" w:date="2025-01-03T11:46:50Z">
        <w:del w:id="162" w:author="朱曦" w:date="2026-01-05T16:50:56Z">
          <w:r>
            <w:rPr>
              <w:rFonts w:hint="default" w:ascii="Times New Roman" w:eastAsia="仿宋_GB2312" w:cs="Times New Roman"/>
              <w:color w:val="auto"/>
              <w:sz w:val="32"/>
              <w:szCs w:val="32"/>
              <w:lang w:eastAsia="zh-CN"/>
              <w:rPrChange w:id="163" w:author="朱曦" w:date="2026-01-05T17:30:14Z">
                <w:rPr>
                  <w:rFonts w:hint="eastAsia" w:ascii="仿宋_GB2312" w:eastAsia="仿宋_GB2312" w:cs="Times New Roman"/>
                  <w:color w:val="auto"/>
                  <w:sz w:val="32"/>
                  <w:szCs w:val="32"/>
                  <w:lang w:eastAsia="zh-CN"/>
                </w:rPr>
              </w:rPrChange>
            </w:rPr>
            <w:delText>，</w:delText>
          </w:r>
        </w:del>
      </w:ins>
      <w:del w:id="164" w:author="朱曦" w:date="2026-01-05T16:50:56Z">
        <w:r>
          <w:rPr>
            <w:rFonts w:hint="default" w:ascii="Times New Roman" w:hAnsi="Times New Roman" w:eastAsia="仿宋_GB2312" w:cs="Times New Roman"/>
            <w:color w:val="auto"/>
            <w:sz w:val="32"/>
            <w:szCs w:val="32"/>
            <w:lang w:eastAsia="zh-CN"/>
            <w:rPrChange w:id="165" w:author="朱曦" w:date="2026-01-05T17:30:14Z">
              <w:rPr>
                <w:rFonts w:hint="eastAsia" w:ascii="仿宋_GB2312" w:hAnsi="Times New Roman" w:eastAsia="仿宋_GB2312" w:cs="Times New Roman"/>
                <w:color w:val="auto"/>
                <w:sz w:val="32"/>
                <w:szCs w:val="32"/>
                <w:lang w:eastAsia="zh-CN"/>
              </w:rPr>
            </w:rPrChange>
          </w:rPr>
          <w:delText>深刻领悟“两个确立”的决定性意义，深刻</w:delText>
        </w:r>
      </w:del>
      <w:del w:id="166" w:author="朱曦" w:date="2026-01-05T16:50:56Z">
        <w:r>
          <w:rPr>
            <w:rFonts w:hint="default" w:ascii="Times New Roman" w:eastAsia="仿宋_GB2312" w:cs="Times New Roman"/>
            <w:color w:val="auto"/>
            <w:sz w:val="32"/>
            <w:szCs w:val="32"/>
            <w:lang w:eastAsia="zh-CN"/>
            <w:rPrChange w:id="167" w:author="朱曦" w:date="2026-01-05T17:30:14Z">
              <w:rPr>
                <w:rFonts w:hint="eastAsia" w:ascii="仿宋_GB2312" w:eastAsia="仿宋_GB2312" w:cs="Times New Roman"/>
                <w:color w:val="auto"/>
                <w:sz w:val="32"/>
                <w:szCs w:val="32"/>
                <w:lang w:eastAsia="zh-CN"/>
              </w:rPr>
            </w:rPrChange>
          </w:rPr>
          <w:delText>认识加强党的纪律建设对于推动全面从严治党向纵深发展、维护党的团结统一、不断增强党的创造力凝聚力战斗力的重大意义，对于进一步全面深化改革、推进中国式现代化的重大意义，</w:delText>
        </w:r>
      </w:del>
      <w:del w:id="168" w:author="朱曦" w:date="2026-01-05T16:50:56Z">
        <w:r>
          <w:rPr>
            <w:rFonts w:hint="default" w:ascii="Times New Roman" w:hAnsi="Times New Roman" w:eastAsia="仿宋_GB2312" w:cs="Times New Roman"/>
            <w:color w:val="auto"/>
            <w:sz w:val="32"/>
            <w:szCs w:val="32"/>
            <w:lang w:eastAsia="zh-CN"/>
            <w:rPrChange w:id="169" w:author="朱曦" w:date="2026-01-05T17:30:14Z">
              <w:rPr>
                <w:rFonts w:hint="eastAsia" w:ascii="仿宋_GB2312" w:hAnsi="Times New Roman" w:eastAsia="仿宋_GB2312" w:cs="Times New Roman"/>
                <w:color w:val="auto"/>
                <w:sz w:val="32"/>
                <w:szCs w:val="32"/>
                <w:lang w:eastAsia="zh-CN"/>
              </w:rPr>
            </w:rPrChange>
          </w:rPr>
          <w:delText>切实把思想和行动统一到党中央精神和省委工作要求上来，</w:delText>
        </w:r>
      </w:del>
      <w:ins w:id="170" w:author="黄书锭" w:date="2025-01-03T11:46:57Z">
        <w:del w:id="171" w:author="朱曦" w:date="2026-01-05T16:50:56Z">
          <w:r>
            <w:rPr>
              <w:rFonts w:hint="default" w:ascii="Times New Roman" w:eastAsia="仿宋_GB2312" w:cs="Times New Roman"/>
              <w:color w:val="auto"/>
              <w:sz w:val="32"/>
              <w:szCs w:val="32"/>
              <w:lang w:eastAsia="zh-CN"/>
              <w:rPrChange w:id="172" w:author="朱曦" w:date="2026-01-05T17:30:14Z">
                <w:rPr>
                  <w:rFonts w:hint="eastAsia" w:ascii="仿宋_GB2312" w:eastAsia="仿宋_GB2312" w:cs="Times New Roman"/>
                  <w:color w:val="auto"/>
                  <w:sz w:val="32"/>
                  <w:szCs w:val="32"/>
                  <w:lang w:eastAsia="zh-CN"/>
                </w:rPr>
              </w:rPrChange>
            </w:rPr>
            <w:delText>，</w:delText>
          </w:r>
        </w:del>
      </w:ins>
      <w:del w:id="173" w:author="朱曦" w:date="2026-01-05T16:50:56Z">
        <w:r>
          <w:rPr>
            <w:rFonts w:hint="default" w:ascii="Times New Roman" w:hAnsi="Times New Roman" w:eastAsia="仿宋_GB2312" w:cs="Times New Roman"/>
            <w:color w:val="auto"/>
            <w:sz w:val="32"/>
            <w:szCs w:val="32"/>
            <w:lang w:eastAsia="zh-CN"/>
            <w:rPrChange w:id="174" w:author="朱曦" w:date="2026-01-05T17:30:14Z">
              <w:rPr>
                <w:rFonts w:hint="eastAsia" w:ascii="仿宋_GB2312" w:hAnsi="Times New Roman" w:eastAsia="仿宋_GB2312" w:cs="Times New Roman"/>
                <w:color w:val="auto"/>
                <w:sz w:val="32"/>
                <w:szCs w:val="32"/>
                <w:lang w:eastAsia="zh-CN"/>
              </w:rPr>
            </w:rPrChange>
          </w:rPr>
          <w:delText>打牢</w:delText>
        </w:r>
      </w:del>
      <w:r>
        <w:rPr>
          <w:rFonts w:hint="default" w:ascii="Times New Roman" w:hAnsi="Times New Roman" w:eastAsia="仿宋_GB2312" w:cs="Times New Roman"/>
          <w:color w:val="auto"/>
          <w:sz w:val="32"/>
          <w:szCs w:val="32"/>
          <w:lang w:eastAsia="zh-CN"/>
          <w:rPrChange w:id="175" w:author="朱曦" w:date="2026-01-05T17:30:14Z">
            <w:rPr>
              <w:rFonts w:hint="eastAsia" w:ascii="仿宋_GB2312" w:hAnsi="Times New Roman" w:eastAsia="仿宋_GB2312" w:cs="Times New Roman"/>
              <w:color w:val="auto"/>
              <w:sz w:val="32"/>
              <w:szCs w:val="32"/>
              <w:lang w:eastAsia="zh-CN"/>
            </w:rPr>
          </w:rPrChange>
        </w:rPr>
        <w:t>开好民主生活会</w:t>
      </w:r>
      <w:del w:id="176" w:author="朱曦" w:date="2026-01-05T17:29:47Z">
        <w:r>
          <w:rPr>
            <w:rFonts w:hint="default" w:ascii="Times New Roman" w:hAnsi="Times New Roman" w:eastAsia="仿宋_GB2312" w:cs="Times New Roman"/>
            <w:color w:val="auto"/>
            <w:sz w:val="32"/>
            <w:szCs w:val="32"/>
            <w:lang w:eastAsia="zh-CN"/>
            <w:rPrChange w:id="177" w:author="朱曦" w:date="2026-01-05T17:30:14Z">
              <w:rPr>
                <w:rFonts w:hint="eastAsia" w:ascii="仿宋_GB2312" w:hAnsi="Times New Roman" w:eastAsia="仿宋_GB2312" w:cs="Times New Roman"/>
                <w:color w:val="auto"/>
                <w:sz w:val="32"/>
                <w:szCs w:val="32"/>
                <w:lang w:eastAsia="zh-CN"/>
              </w:rPr>
            </w:rPrChange>
          </w:rPr>
          <w:delText>的</w:delText>
        </w:r>
      </w:del>
      <w:ins w:id="178" w:author="朱曦" w:date="2026-01-05T16:51:02Z">
        <w:r>
          <w:rPr>
            <w:rFonts w:hint="default" w:ascii="Times New Roman" w:eastAsia="仿宋_GB2312" w:cs="Times New Roman"/>
            <w:color w:val="auto"/>
            <w:sz w:val="32"/>
            <w:szCs w:val="32"/>
            <w:lang w:eastAsia="zh-CN"/>
            <w:rPrChange w:id="179" w:author="朱曦" w:date="2026-01-05T17:30:14Z">
              <w:rPr>
                <w:rFonts w:hint="eastAsia" w:ascii="仿宋_GB2312" w:eastAsia="仿宋_GB2312" w:cs="Times New Roman"/>
                <w:color w:val="auto"/>
                <w:sz w:val="32"/>
                <w:szCs w:val="32"/>
                <w:lang w:eastAsia="zh-CN"/>
              </w:rPr>
            </w:rPrChange>
          </w:rPr>
          <w:t>打牢</w:t>
        </w:r>
      </w:ins>
      <w:r>
        <w:rPr>
          <w:rFonts w:hint="default" w:ascii="Times New Roman" w:hAnsi="Times New Roman" w:eastAsia="仿宋_GB2312" w:cs="Times New Roman"/>
          <w:color w:val="auto"/>
          <w:sz w:val="32"/>
          <w:szCs w:val="32"/>
          <w:lang w:eastAsia="zh-CN"/>
          <w:rPrChange w:id="180" w:author="朱曦" w:date="2026-01-05T17:30:14Z">
            <w:rPr>
              <w:rFonts w:hint="eastAsia" w:ascii="仿宋_GB2312" w:hAnsi="Times New Roman" w:eastAsia="仿宋_GB2312" w:cs="Times New Roman"/>
              <w:color w:val="auto"/>
              <w:sz w:val="32"/>
              <w:szCs w:val="32"/>
              <w:lang w:eastAsia="zh-CN"/>
            </w:rPr>
          </w:rPrChange>
        </w:rPr>
        <w:t>思想基础。</w:t>
      </w:r>
    </w:p>
    <w:p>
      <w:pPr>
        <w:spacing w:line="600" w:lineRule="exact"/>
        <w:ind w:firstLine="640" w:firstLineChars="200"/>
        <w:rPr>
          <w:rFonts w:hint="default" w:ascii="Times New Roman" w:hAnsi="Times New Roman" w:eastAsia="黑体" w:cs="Times New Roman"/>
          <w:sz w:val="32"/>
          <w:szCs w:val="32"/>
          <w:lang w:eastAsia="zh-CN"/>
          <w:rPrChange w:id="181" w:author="朱曦" w:date="2026-01-05T17:30:14Z">
            <w:rPr>
              <w:rFonts w:hint="eastAsia" w:ascii="黑体" w:hAnsi="黑体" w:eastAsia="黑体" w:cs="黑体"/>
              <w:sz w:val="32"/>
              <w:szCs w:val="32"/>
              <w:lang w:eastAsia="zh-CN"/>
            </w:rPr>
          </w:rPrChange>
        </w:rPr>
      </w:pPr>
      <w:r>
        <w:rPr>
          <w:rFonts w:hint="default" w:ascii="Times New Roman" w:hAnsi="Times New Roman" w:eastAsia="黑体" w:cs="Times New Roman"/>
          <w:sz w:val="32"/>
          <w:szCs w:val="32"/>
          <w:lang w:eastAsia="zh-CN"/>
          <w:rPrChange w:id="182" w:author="朱曦" w:date="2026-01-05T17:30:14Z">
            <w:rPr>
              <w:rFonts w:hint="eastAsia" w:ascii="黑体" w:hAnsi="黑体" w:eastAsia="黑体" w:cs="黑体"/>
              <w:sz w:val="32"/>
              <w:szCs w:val="32"/>
              <w:lang w:eastAsia="zh-CN"/>
            </w:rPr>
          </w:rPrChange>
        </w:rPr>
        <w:t>五、</w:t>
      </w:r>
      <w:r>
        <w:rPr>
          <w:rFonts w:hint="default" w:ascii="Times New Roman" w:hAnsi="Times New Roman" w:eastAsia="黑体" w:cs="Times New Roman"/>
          <w:sz w:val="32"/>
          <w:szCs w:val="32"/>
          <w:rPrChange w:id="183" w:author="朱曦" w:date="2026-01-05T17:30:14Z">
            <w:rPr>
              <w:rFonts w:hint="eastAsia" w:ascii="黑体" w:hAnsi="黑体" w:eastAsia="黑体" w:cs="黑体"/>
              <w:sz w:val="32"/>
              <w:szCs w:val="32"/>
            </w:rPr>
          </w:rPrChange>
        </w:rPr>
        <w:t>会议</w:t>
      </w:r>
      <w:r>
        <w:rPr>
          <w:rFonts w:hint="default" w:ascii="Times New Roman" w:hAnsi="Times New Roman" w:eastAsia="黑体" w:cs="Times New Roman"/>
          <w:sz w:val="32"/>
          <w:szCs w:val="32"/>
          <w:lang w:eastAsia="zh-CN"/>
          <w:rPrChange w:id="184" w:author="朱曦" w:date="2026-01-05T17:30:14Z">
            <w:rPr>
              <w:rFonts w:hint="eastAsia" w:ascii="黑体" w:hAnsi="黑体" w:eastAsia="黑体" w:cs="黑体"/>
              <w:sz w:val="32"/>
              <w:szCs w:val="32"/>
              <w:lang w:eastAsia="zh-CN"/>
            </w:rPr>
          </w:rPrChange>
        </w:rPr>
        <w:t>议程</w:t>
      </w:r>
    </w:p>
    <w:p>
      <w:pPr>
        <w:spacing w:line="570" w:lineRule="exact"/>
        <w:ind w:firstLine="640" w:firstLineChars="200"/>
        <w:rPr>
          <w:rFonts w:hint="default" w:ascii="Times New Roman" w:hAnsi="Times New Roman" w:eastAsia="仿宋_GB2312" w:cs="Times New Roman"/>
          <w:color w:val="auto"/>
          <w:sz w:val="32"/>
          <w:szCs w:val="32"/>
          <w:lang w:val="en-US" w:eastAsia="zh-CN"/>
          <w:rPrChange w:id="185" w:author="朱曦" w:date="2026-01-05T17:30:14Z">
            <w:rPr>
              <w:rFonts w:hint="eastAsia" w:ascii="仿宋_GB2312" w:hAnsi="Times New Roman" w:eastAsia="仿宋_GB2312" w:cs="Times New Roman"/>
              <w:color w:val="auto"/>
              <w:sz w:val="32"/>
              <w:szCs w:val="32"/>
              <w:lang w:val="en-US" w:eastAsia="zh-CN"/>
            </w:rPr>
          </w:rPrChange>
        </w:rPr>
      </w:pPr>
      <w:r>
        <w:rPr>
          <w:rFonts w:hint="default" w:ascii="Times New Roman" w:hAnsi="Times New Roman" w:eastAsia="仿宋_GB2312" w:cs="Times New Roman"/>
          <w:color w:val="auto"/>
          <w:sz w:val="32"/>
          <w:szCs w:val="32"/>
          <w:lang w:val="en-US" w:eastAsia="zh-CN"/>
          <w:rPrChange w:id="186" w:author="朱曦" w:date="2026-01-05T17:30:14Z">
            <w:rPr>
              <w:rFonts w:hint="eastAsia" w:ascii="仿宋_GB2312" w:hAnsi="Times New Roman" w:eastAsia="仿宋_GB2312" w:cs="Times New Roman"/>
              <w:color w:val="auto"/>
              <w:sz w:val="32"/>
              <w:szCs w:val="32"/>
              <w:lang w:val="en-US" w:eastAsia="zh-CN"/>
            </w:rPr>
          </w:rPrChange>
        </w:rPr>
        <w:t>会议由</w:t>
      </w:r>
      <w:r>
        <w:rPr>
          <w:rFonts w:hint="default" w:ascii="Times New Roman" w:eastAsia="仿宋_GB2312" w:cs="Times New Roman"/>
          <w:color w:val="auto"/>
          <w:sz w:val="32"/>
          <w:szCs w:val="32"/>
          <w:lang w:val="en-US" w:eastAsia="zh-CN"/>
          <w:rPrChange w:id="187" w:author="朱曦" w:date="2026-01-05T17:30:14Z">
            <w:rPr>
              <w:rFonts w:hint="eastAsia" w:ascii="仿宋_GB2312" w:eastAsia="仿宋_GB2312" w:cs="Times New Roman"/>
              <w:color w:val="auto"/>
              <w:sz w:val="32"/>
              <w:szCs w:val="32"/>
              <w:lang w:val="en-US" w:eastAsia="zh-CN"/>
            </w:rPr>
          </w:rPrChange>
        </w:rPr>
        <w:t>申月</w:t>
      </w:r>
      <w:r>
        <w:rPr>
          <w:rFonts w:hint="default" w:ascii="Times New Roman" w:hAnsi="Times New Roman" w:eastAsia="仿宋_GB2312" w:cs="Times New Roman"/>
          <w:color w:val="auto"/>
          <w:sz w:val="32"/>
          <w:szCs w:val="32"/>
          <w:lang w:val="en-US" w:eastAsia="zh-CN"/>
          <w:rPrChange w:id="188" w:author="朱曦" w:date="2026-01-05T17:30:14Z">
            <w:rPr>
              <w:rFonts w:hint="eastAsia" w:ascii="仿宋_GB2312" w:hAnsi="Times New Roman" w:eastAsia="仿宋_GB2312" w:cs="Times New Roman"/>
              <w:color w:val="auto"/>
              <w:sz w:val="32"/>
              <w:szCs w:val="32"/>
              <w:lang w:val="en-US" w:eastAsia="zh-CN"/>
            </w:rPr>
          </w:rPrChange>
        </w:rPr>
        <w:t>主任主持。</w:t>
      </w:r>
    </w:p>
    <w:p>
      <w:pPr>
        <w:pStyle w:val="4"/>
        <w:ind w:firstLine="640"/>
        <w:jc w:val="both"/>
        <w:rPr>
          <w:rFonts w:hint="default" w:ascii="Times New Roman" w:hAnsi="Times New Roman" w:eastAsia="仿宋_GB2312" w:cs="Times New Roman"/>
          <w:sz w:val="32"/>
          <w:szCs w:val="32"/>
          <w:lang w:val="en-US" w:eastAsia="zh-CN"/>
          <w:rPrChange w:id="189" w:author="朱曦" w:date="2026-01-05T17:30:14Z">
            <w:rPr>
              <w:rFonts w:hint="default" w:ascii="仿宋_GB2312" w:hAnsi="Times New Roman" w:eastAsia="仿宋_GB2312" w:cs="Times New Roman"/>
              <w:sz w:val="32"/>
              <w:szCs w:val="32"/>
              <w:lang w:val="en-US" w:eastAsia="zh-CN"/>
            </w:rPr>
          </w:rPrChange>
        </w:rPr>
      </w:pPr>
      <w:r>
        <w:rPr>
          <w:rFonts w:hint="default" w:ascii="Times New Roman" w:hAnsi="Times New Roman" w:eastAsia="仿宋_GB2312" w:cs="Times New Roman"/>
          <w:sz w:val="32"/>
          <w:szCs w:val="32"/>
          <w:lang w:val="en-US" w:eastAsia="zh-CN"/>
          <w:rPrChange w:id="190" w:author="朱曦" w:date="2026-01-05T17:30:14Z">
            <w:rPr>
              <w:rFonts w:hint="eastAsia" w:ascii="仿宋_GB2312" w:hAnsi="Times New Roman" w:eastAsia="仿宋_GB2312" w:cs="Times New Roman"/>
              <w:sz w:val="32"/>
              <w:szCs w:val="32"/>
              <w:lang w:val="en-US" w:eastAsia="zh-CN"/>
            </w:rPr>
          </w:rPrChange>
        </w:rPr>
        <w:t>1</w:t>
      </w:r>
      <w:r>
        <w:rPr>
          <w:rFonts w:hint="default" w:ascii="Times New Roman" w:hAnsi="Times New Roman" w:eastAsia="仿宋_GB2312" w:cs="Times New Roman"/>
          <w:sz w:val="32"/>
          <w:szCs w:val="32"/>
          <w:lang w:val="en-US" w:eastAsia="zh-CN"/>
          <w:rPrChange w:id="191" w:author="朱曦" w:date="2026-01-05T17:30:14Z">
            <w:rPr>
              <w:rFonts w:hint="default" w:ascii="仿宋_GB2312" w:hAnsi="Times New Roman" w:eastAsia="仿宋_GB2312" w:cs="Times New Roman"/>
              <w:sz w:val="32"/>
              <w:szCs w:val="32"/>
              <w:lang w:val="en-US" w:eastAsia="zh-CN"/>
            </w:rPr>
          </w:rPrChange>
        </w:rPr>
        <w:t>.传达学习习近平总书记在中央政治局民主生活会上的重要讲话精神</w:t>
      </w:r>
      <w:ins w:id="192" w:author="朱曦" w:date="2026-01-05T16:51:21Z">
        <w:r>
          <w:rPr>
            <w:rFonts w:hint="default" w:ascii="Times New Roman" w:eastAsia="仿宋_GB2312" w:cs="Times New Roman"/>
            <w:sz w:val="32"/>
            <w:szCs w:val="32"/>
            <w:lang w:val="en-US" w:eastAsia="zh-CN"/>
            <w:rPrChange w:id="193" w:author="朱曦" w:date="2026-01-05T17:30:14Z">
              <w:rPr>
                <w:rFonts w:hint="eastAsia" w:ascii="仿宋_GB2312" w:eastAsia="仿宋_GB2312" w:cs="Times New Roman"/>
                <w:sz w:val="32"/>
                <w:szCs w:val="32"/>
                <w:lang w:val="en-US" w:eastAsia="zh-CN"/>
              </w:rPr>
            </w:rPrChange>
          </w:rPr>
          <w:t>等</w:t>
        </w:r>
      </w:ins>
      <w:del w:id="194" w:author="黄书锭" w:date="2025-01-03T11:47:04Z">
        <w:r>
          <w:rPr>
            <w:rFonts w:hint="default" w:ascii="Times New Roman" w:hAnsi="Times New Roman" w:eastAsia="仿宋_GB2312" w:cs="Times New Roman"/>
            <w:sz w:val="32"/>
            <w:szCs w:val="32"/>
            <w:lang w:val="en-US" w:eastAsia="zh-CN"/>
            <w:rPrChange w:id="195" w:author="朱曦" w:date="2026-01-05T17:30:14Z">
              <w:rPr>
                <w:rFonts w:hint="default" w:ascii="仿宋_GB2312" w:hAnsi="Times New Roman" w:eastAsia="仿宋_GB2312" w:cs="Times New Roman"/>
                <w:sz w:val="32"/>
                <w:szCs w:val="32"/>
                <w:lang w:val="en-US" w:eastAsia="zh-CN"/>
              </w:rPr>
            </w:rPrChange>
          </w:rPr>
          <w:delText>(</w:delText>
        </w:r>
      </w:del>
      <w:ins w:id="196" w:author="黄书锭" w:date="2025-01-03T11:47:04Z">
        <w:r>
          <w:rPr>
            <w:rFonts w:hint="default" w:ascii="Times New Roman" w:eastAsia="仿宋_GB2312" w:cs="Times New Roman"/>
            <w:sz w:val="32"/>
            <w:szCs w:val="32"/>
            <w:lang w:val="en-US" w:eastAsia="zh-CN"/>
            <w:rPrChange w:id="197" w:author="朱曦" w:date="2026-01-05T17:30:14Z">
              <w:rPr>
                <w:rFonts w:hint="eastAsia" w:ascii="仿宋_GB2312" w:eastAsia="仿宋_GB2312" w:cs="Times New Roman"/>
                <w:sz w:val="32"/>
                <w:szCs w:val="32"/>
                <w:lang w:val="en-US" w:eastAsia="zh-CN"/>
              </w:rPr>
            </w:rPrChange>
          </w:rPr>
          <w:t>（</w:t>
        </w:r>
      </w:ins>
      <w:ins w:id="198" w:author="黄书锭" w:date="2025-01-03T11:47:08Z">
        <w:r>
          <w:rPr>
            <w:rFonts w:hint="default" w:ascii="Times New Roman" w:hAnsi="Times New Roman" w:eastAsia="仿宋_GB2312" w:cs="Times New Roman"/>
            <w:sz w:val="32"/>
            <w:szCs w:val="32"/>
            <w:lang w:val="en-US" w:eastAsia="zh-CN"/>
            <w:rPrChange w:id="199" w:author="朱曦" w:date="2026-01-05T17:30:14Z">
              <w:rPr>
                <w:rFonts w:hint="default" w:ascii="仿宋_GB2312" w:hAnsi="Times New Roman" w:eastAsia="仿宋_GB2312" w:cs="Times New Roman"/>
                <w:sz w:val="32"/>
                <w:szCs w:val="32"/>
                <w:lang w:val="en-US" w:eastAsia="zh-CN"/>
              </w:rPr>
            </w:rPrChange>
          </w:rPr>
          <w:t>书面</w:t>
        </w:r>
      </w:ins>
      <w:ins w:id="200" w:author="黄书锭" w:date="2025-01-03T11:47:04Z">
        <w:r>
          <w:rPr>
            <w:rFonts w:hint="default" w:ascii="Times New Roman" w:eastAsia="仿宋_GB2312" w:cs="Times New Roman"/>
            <w:sz w:val="32"/>
            <w:szCs w:val="32"/>
            <w:lang w:val="en-US" w:eastAsia="zh-CN"/>
            <w:rPrChange w:id="201" w:author="朱曦" w:date="2026-01-05T17:30:14Z">
              <w:rPr>
                <w:rFonts w:hint="eastAsia" w:ascii="仿宋_GB2312" w:eastAsia="仿宋_GB2312" w:cs="Times New Roman"/>
                <w:sz w:val="32"/>
                <w:szCs w:val="32"/>
                <w:lang w:val="en-US" w:eastAsia="zh-CN"/>
              </w:rPr>
            </w:rPrChange>
          </w:rPr>
          <w:t>）</w:t>
        </w:r>
      </w:ins>
      <w:del w:id="202" w:author="黄书锭" w:date="2026-01-05T18:06:40Z">
        <w:r>
          <w:rPr>
            <w:rFonts w:hint="default" w:ascii="Times New Roman" w:hAnsi="Times New Roman" w:eastAsia="仿宋_GB2312" w:cs="Times New Roman"/>
            <w:sz w:val="32"/>
            <w:szCs w:val="32"/>
            <w:lang w:val="en-US" w:eastAsia="zh-CN"/>
            <w:rPrChange w:id="203" w:author="朱曦" w:date="2026-01-05T17:30:14Z">
              <w:rPr>
                <w:rFonts w:hint="default" w:ascii="仿宋_GB2312" w:hAnsi="Times New Roman" w:eastAsia="仿宋_GB2312" w:cs="Times New Roman"/>
                <w:sz w:val="32"/>
                <w:szCs w:val="32"/>
                <w:lang w:val="en-US" w:eastAsia="zh-CN"/>
              </w:rPr>
            </w:rPrChange>
          </w:rPr>
          <w:delText>书面)</w:delText>
        </w:r>
      </w:del>
      <w:del w:id="205" w:author="黄书锭" w:date="2026-01-05T18:06:40Z">
        <w:r>
          <w:rPr>
            <w:rFonts w:hint="default" w:ascii="Times New Roman" w:hAnsi="Times New Roman" w:eastAsia="仿宋_GB2312" w:cs="Times New Roman"/>
            <w:sz w:val="32"/>
            <w:szCs w:val="32"/>
            <w:lang w:val="en-US" w:eastAsia="zh-CN"/>
            <w:rPrChange w:id="206" w:author="朱曦" w:date="2026-01-05T17:30:14Z">
              <w:rPr>
                <w:rFonts w:hint="default" w:ascii="仿宋_GB2312" w:hAnsi="Times New Roman" w:eastAsia="仿宋_GB2312" w:cs="Times New Roman"/>
                <w:sz w:val="32"/>
                <w:szCs w:val="32"/>
                <w:lang w:val="en-US" w:eastAsia="zh-CN"/>
              </w:rPr>
            </w:rPrChange>
          </w:rPr>
          <w:delText>;</w:delText>
        </w:r>
      </w:del>
      <w:ins w:id="208" w:author="黄书锭" w:date="2026-01-05T18:06:40Z">
        <w:r>
          <w:rPr>
            <w:rFonts w:hint="eastAsia" w:eastAsia="仿宋_GB2312" w:cs="Times New Roman"/>
            <w:sz w:val="32"/>
            <w:szCs w:val="32"/>
            <w:lang w:val="en-US" w:eastAsia="zh-CN"/>
          </w:rPr>
          <w:t>。</w:t>
        </w:r>
      </w:ins>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_GB2312" w:cs="Times New Roman"/>
          <w:b w:val="0"/>
          <w:bCs w:val="0"/>
          <w:spacing w:val="0"/>
          <w:sz w:val="32"/>
          <w:szCs w:val="32"/>
          <w:lang w:eastAsia="zh-CN"/>
          <w:rPrChange w:id="209" w:author="朱曦" w:date="2026-01-05T17:30:14Z">
            <w:rPr>
              <w:rFonts w:hint="eastAsia" w:ascii="楷体_GB2312" w:hAnsi="楷体_GB2312" w:eastAsia="楷体_GB2312" w:cs="楷体_GB2312"/>
              <w:b w:val="0"/>
              <w:bCs w:val="0"/>
              <w:spacing w:val="0"/>
              <w:sz w:val="32"/>
              <w:szCs w:val="32"/>
              <w:lang w:eastAsia="zh-CN"/>
            </w:rPr>
          </w:rPrChange>
        </w:rPr>
      </w:pPr>
      <w:r>
        <w:rPr>
          <w:rFonts w:hint="default" w:ascii="Times New Roman" w:hAnsi="Times New Roman" w:eastAsia="仿宋_GB2312" w:cs="Times New Roman"/>
          <w:sz w:val="32"/>
          <w:szCs w:val="32"/>
          <w:lang w:val="en-US" w:eastAsia="zh-CN"/>
          <w:rPrChange w:id="210" w:author="朱曦" w:date="2026-01-05T17:30:14Z">
            <w:rPr>
              <w:rFonts w:hint="default" w:ascii="仿宋_GB2312" w:hAnsi="Times New Roman" w:eastAsia="仿宋_GB2312" w:cs="Times New Roman"/>
              <w:sz w:val="32"/>
              <w:szCs w:val="32"/>
              <w:lang w:val="en-US" w:eastAsia="zh-CN"/>
            </w:rPr>
          </w:rPrChange>
        </w:rPr>
        <w:t>2.</w:t>
      </w:r>
      <w:r>
        <w:rPr>
          <w:rFonts w:hint="default" w:ascii="Times New Roman" w:eastAsia="仿宋_GB2312" w:cs="Times New Roman"/>
          <w:spacing w:val="0"/>
          <w:sz w:val="32"/>
          <w:szCs w:val="32"/>
          <w:lang w:val="en-US" w:eastAsia="zh-CN"/>
          <w:rPrChange w:id="211" w:author="朱曦" w:date="2026-01-05T17:30:14Z">
            <w:rPr>
              <w:rFonts w:hint="eastAsia" w:ascii="仿宋_GB2312" w:eastAsia="仿宋_GB2312" w:cs="Times New Roman"/>
              <w:spacing w:val="0"/>
              <w:sz w:val="32"/>
              <w:szCs w:val="32"/>
              <w:lang w:val="en-US" w:eastAsia="zh-CN"/>
            </w:rPr>
          </w:rPrChange>
        </w:rPr>
        <w:t>围绕学习</w:t>
      </w:r>
      <w:r>
        <w:rPr>
          <w:rFonts w:hint="default" w:ascii="Times New Roman" w:hAnsi="Times New Roman" w:eastAsia="仿宋_GB2312" w:cs="Times New Roman"/>
          <w:sz w:val="32"/>
          <w:szCs w:val="32"/>
          <w:lang w:val="en-US" w:eastAsia="zh-CN"/>
          <w:rPrChange w:id="212" w:author="朱曦" w:date="2026-01-05T17:30:14Z">
            <w:rPr>
              <w:rFonts w:hint="eastAsia" w:ascii="仿宋_GB2312" w:hAnsi="仿宋_GB2312" w:eastAsia="仿宋_GB2312" w:cs="仿宋_GB2312"/>
              <w:sz w:val="32"/>
              <w:szCs w:val="32"/>
              <w:lang w:val="en-US" w:eastAsia="zh-CN"/>
            </w:rPr>
          </w:rPrChange>
        </w:rPr>
        <w:t>主题进行</w:t>
      </w:r>
      <w:r>
        <w:rPr>
          <w:rFonts w:hint="default" w:ascii="Times New Roman" w:eastAsia="仿宋_GB2312" w:cs="Times New Roman"/>
          <w:spacing w:val="0"/>
          <w:sz w:val="32"/>
          <w:szCs w:val="32"/>
          <w:lang w:val="en-US" w:eastAsia="zh-CN"/>
          <w:rPrChange w:id="213" w:author="朱曦" w:date="2026-01-05T17:30:14Z">
            <w:rPr>
              <w:rFonts w:hint="eastAsia" w:ascii="仿宋_GB2312" w:eastAsia="仿宋_GB2312" w:cs="Times New Roman"/>
              <w:spacing w:val="0"/>
              <w:sz w:val="32"/>
              <w:szCs w:val="32"/>
              <w:lang w:val="en-US" w:eastAsia="zh-CN"/>
            </w:rPr>
          </w:rPrChange>
        </w:rPr>
        <w:t>集中研讨，由办领导</w:t>
      </w:r>
      <w:del w:id="214" w:author="朱曦" w:date="2026-01-05T16:46:27Z">
        <w:r>
          <w:rPr>
            <w:rFonts w:hint="default" w:ascii="Times New Roman" w:hAnsi="Times New Roman" w:eastAsia="仿宋_GB2312" w:cs="Times New Roman"/>
            <w:sz w:val="32"/>
            <w:szCs w:val="32"/>
            <w:lang w:val="en-US" w:eastAsia="zh-CN"/>
            <w:rPrChange w:id="215" w:author="朱曦" w:date="2026-01-05T17:30:14Z">
              <w:rPr>
                <w:rFonts w:hint="eastAsia" w:ascii="仿宋_GB2312" w:hAnsi="Times New Roman" w:eastAsia="仿宋_GB2312" w:cs="Times New Roman"/>
                <w:sz w:val="32"/>
                <w:szCs w:val="32"/>
                <w:lang w:val="en-US" w:eastAsia="zh-CN"/>
              </w:rPr>
            </w:rPrChange>
          </w:rPr>
          <w:delText>黄逸群</w:delText>
        </w:r>
      </w:del>
      <w:del w:id="216" w:author="朱曦" w:date="2026-01-05T16:46:27Z">
        <w:r>
          <w:rPr>
            <w:rFonts w:hint="default" w:ascii="Times New Roman" w:hAnsi="Times New Roman" w:eastAsia="仿宋_GB2312" w:cs="Times New Roman"/>
            <w:sz w:val="32"/>
            <w:szCs w:val="32"/>
            <w:lang w:val="en-US" w:eastAsia="zh-CN"/>
            <w:rPrChange w:id="217" w:author="朱曦" w:date="2026-01-05T17:30:14Z">
              <w:rPr>
                <w:rFonts w:hint="default" w:ascii="仿宋_GB2312" w:hAnsi="Times New Roman" w:eastAsia="仿宋_GB2312" w:cs="Times New Roman"/>
                <w:sz w:val="32"/>
                <w:szCs w:val="32"/>
                <w:lang w:val="en-US" w:eastAsia="zh-CN"/>
              </w:rPr>
            </w:rPrChange>
          </w:rPr>
          <w:delText>、</w:delText>
        </w:r>
      </w:del>
      <w:r>
        <w:rPr>
          <w:rFonts w:hint="default" w:ascii="Times New Roman" w:eastAsia="仿宋_GB2312" w:cs="Times New Roman"/>
          <w:sz w:val="32"/>
          <w:szCs w:val="32"/>
          <w:lang w:val="en-US" w:eastAsia="zh-CN"/>
          <w:rPrChange w:id="218" w:author="朱曦" w:date="2026-01-05T17:30:14Z">
            <w:rPr>
              <w:rFonts w:hint="eastAsia" w:ascii="仿宋_GB2312" w:eastAsia="仿宋_GB2312" w:cs="Times New Roman"/>
              <w:sz w:val="32"/>
              <w:szCs w:val="32"/>
              <w:lang w:val="en-US" w:eastAsia="zh-CN"/>
            </w:rPr>
          </w:rPrChange>
        </w:rPr>
        <w:t>李群、杨晓冬、</w:t>
      </w:r>
      <w:r>
        <w:rPr>
          <w:rFonts w:hint="default" w:ascii="Times New Roman" w:hAnsi="Times New Roman" w:eastAsia="仿宋_GB2312" w:cs="Times New Roman"/>
          <w:sz w:val="32"/>
          <w:szCs w:val="32"/>
          <w:lang w:val="en-US" w:eastAsia="zh-CN"/>
          <w:rPrChange w:id="219" w:author="朱曦" w:date="2026-01-05T17:30:14Z">
            <w:rPr>
              <w:rFonts w:hint="eastAsia" w:ascii="仿宋_GB2312" w:hAnsi="Times New Roman" w:eastAsia="仿宋_GB2312" w:cs="Times New Roman"/>
              <w:sz w:val="32"/>
              <w:szCs w:val="32"/>
              <w:lang w:val="en-US" w:eastAsia="zh-CN"/>
            </w:rPr>
          </w:rPrChange>
        </w:rPr>
        <w:t>刘建斌</w:t>
      </w:r>
      <w:ins w:id="220" w:author="朱曦" w:date="2026-01-05T16:46:30Z">
        <w:r>
          <w:rPr>
            <w:rFonts w:hint="default" w:ascii="Times New Roman" w:eastAsia="仿宋_GB2312" w:cs="Times New Roman"/>
            <w:sz w:val="32"/>
            <w:szCs w:val="32"/>
            <w:lang w:val="en-US" w:eastAsia="zh-CN"/>
            <w:rPrChange w:id="221" w:author="朱曦" w:date="2026-01-05T17:30:14Z">
              <w:rPr>
                <w:rFonts w:hint="eastAsia" w:ascii="仿宋_GB2312" w:eastAsia="仿宋_GB2312" w:cs="Times New Roman"/>
                <w:sz w:val="32"/>
                <w:szCs w:val="32"/>
                <w:lang w:val="en-US" w:eastAsia="zh-CN"/>
              </w:rPr>
            </w:rPrChange>
          </w:rPr>
          <w:t>、</w:t>
        </w:r>
      </w:ins>
      <w:ins w:id="222" w:author="朱曦" w:date="2026-01-05T16:46:31Z">
        <w:r>
          <w:rPr>
            <w:rFonts w:hint="default" w:ascii="Times New Roman" w:eastAsia="仿宋_GB2312" w:cs="Times New Roman"/>
            <w:sz w:val="32"/>
            <w:szCs w:val="32"/>
            <w:lang w:val="en-US" w:eastAsia="zh-CN"/>
            <w:rPrChange w:id="223" w:author="朱曦" w:date="2026-01-05T17:30:14Z">
              <w:rPr>
                <w:rFonts w:hint="eastAsia" w:ascii="仿宋_GB2312" w:eastAsia="仿宋_GB2312" w:cs="Times New Roman"/>
                <w:sz w:val="32"/>
                <w:szCs w:val="32"/>
                <w:lang w:val="en-US" w:eastAsia="zh-CN"/>
              </w:rPr>
            </w:rPrChange>
          </w:rPr>
          <w:t>张</w:t>
        </w:r>
      </w:ins>
      <w:ins w:id="224" w:author="朱曦" w:date="2026-01-05T16:46:33Z">
        <w:r>
          <w:rPr>
            <w:rFonts w:hint="default" w:ascii="Times New Roman" w:eastAsia="仿宋_GB2312" w:cs="Times New Roman"/>
            <w:sz w:val="32"/>
            <w:szCs w:val="32"/>
            <w:lang w:val="en-US" w:eastAsia="zh-CN"/>
            <w:rPrChange w:id="225" w:author="朱曦" w:date="2026-01-05T17:30:14Z">
              <w:rPr>
                <w:rFonts w:hint="eastAsia" w:ascii="仿宋_GB2312" w:eastAsia="仿宋_GB2312" w:cs="Times New Roman"/>
                <w:sz w:val="32"/>
                <w:szCs w:val="32"/>
                <w:lang w:val="en-US" w:eastAsia="zh-CN"/>
              </w:rPr>
            </w:rPrChange>
          </w:rPr>
          <w:t>朝辉</w:t>
        </w:r>
      </w:ins>
      <w:r>
        <w:rPr>
          <w:rFonts w:hint="default" w:ascii="Times New Roman" w:hAnsi="Times New Roman" w:eastAsia="仿宋_GB2312" w:cs="Times New Roman"/>
          <w:sz w:val="32"/>
          <w:szCs w:val="32"/>
          <w:lang w:val="en-US" w:eastAsia="zh-CN"/>
          <w:rPrChange w:id="226" w:author="朱曦" w:date="2026-01-05T17:30:14Z">
            <w:rPr>
              <w:rFonts w:hint="default" w:ascii="仿宋_GB2312" w:hAnsi="Times New Roman" w:eastAsia="仿宋_GB2312" w:cs="Times New Roman"/>
              <w:sz w:val="32"/>
              <w:szCs w:val="32"/>
              <w:lang w:val="en-US" w:eastAsia="zh-CN"/>
            </w:rPr>
          </w:rPrChange>
        </w:rPr>
        <w:t>作重点发言</w:t>
      </w:r>
      <w:del w:id="227" w:author="黄书锭" w:date="2026-01-05T18:06:37Z">
        <w:r>
          <w:rPr>
            <w:rFonts w:hint="default" w:ascii="Times New Roman" w:hAnsi="Times New Roman" w:eastAsia="仿宋_GB2312" w:cs="Times New Roman"/>
            <w:spacing w:val="0"/>
            <w:sz w:val="32"/>
            <w:szCs w:val="32"/>
            <w:lang w:val="en-US" w:eastAsia="zh-CN"/>
            <w:rPrChange w:id="228" w:author="朱曦" w:date="2026-01-05T17:30:14Z">
              <w:rPr>
                <w:rFonts w:hint="eastAsia" w:ascii="仿宋_GB2312" w:hAnsi="Times New Roman" w:eastAsia="仿宋_GB2312" w:cs="Times New Roman"/>
                <w:spacing w:val="0"/>
                <w:sz w:val="32"/>
                <w:szCs w:val="32"/>
                <w:lang w:val="en-US" w:eastAsia="zh-CN"/>
              </w:rPr>
            </w:rPrChange>
          </w:rPr>
          <w:delText>（</w:delText>
        </w:r>
      </w:del>
      <w:ins w:id="230" w:author="黄书锭" w:date="2025-01-03T11:47:17Z">
        <w:del w:id="231" w:author="黄书锭" w:date="2026-01-05T18:06:37Z">
          <w:r>
            <w:rPr>
              <w:rFonts w:hint="default" w:ascii="Times New Roman" w:eastAsia="仿宋_GB2312" w:cs="Times New Roman"/>
              <w:spacing w:val="0"/>
              <w:sz w:val="32"/>
              <w:szCs w:val="32"/>
              <w:lang w:val="en-US" w:eastAsia="zh-CN"/>
              <w:rPrChange w:id="232" w:author="朱曦" w:date="2026-01-05T17:30:14Z">
                <w:rPr>
                  <w:rFonts w:hint="eastAsia" w:ascii="仿宋_GB2312" w:eastAsia="仿宋_GB2312" w:cs="Times New Roman"/>
                  <w:spacing w:val="0"/>
                  <w:sz w:val="32"/>
                  <w:szCs w:val="32"/>
                  <w:lang w:val="en-US" w:eastAsia="zh-CN"/>
                </w:rPr>
              </w:rPrChange>
            </w:rPr>
            <w:delText>每人</w:delText>
          </w:r>
        </w:del>
      </w:ins>
      <w:del w:id="235" w:author="黄书锭" w:date="2026-01-05T18:06:37Z">
        <w:r>
          <w:rPr>
            <w:rFonts w:hint="default" w:ascii="Times New Roman" w:hAnsi="Times New Roman" w:eastAsia="仿宋_GB2312" w:cs="Times New Roman"/>
            <w:spacing w:val="0"/>
            <w:sz w:val="32"/>
            <w:szCs w:val="32"/>
            <w:lang w:val="en-US" w:eastAsia="zh-CN"/>
            <w:rPrChange w:id="236" w:author="朱曦" w:date="2026-01-05T17:30:14Z">
              <w:rPr>
                <w:rFonts w:hint="eastAsia" w:ascii="仿宋_GB2312" w:hAnsi="Times New Roman" w:eastAsia="仿宋_GB2312" w:cs="Times New Roman"/>
                <w:spacing w:val="0"/>
                <w:sz w:val="32"/>
                <w:szCs w:val="32"/>
                <w:lang w:val="en-US" w:eastAsia="zh-CN"/>
              </w:rPr>
            </w:rPrChange>
          </w:rPr>
          <w:delText>发言时间控制在5分钟左右）</w:delText>
        </w:r>
      </w:del>
      <w:del w:id="238" w:author="黄书锭" w:date="2026-01-05T18:06:37Z">
        <w:r>
          <w:rPr>
            <w:rFonts w:hint="default" w:ascii="Times New Roman" w:hAnsi="Times New Roman" w:eastAsia="楷体_GB2312" w:cs="Times New Roman"/>
            <w:b w:val="0"/>
            <w:bCs w:val="0"/>
            <w:spacing w:val="0"/>
            <w:sz w:val="32"/>
            <w:szCs w:val="32"/>
            <w:lang w:eastAsia="zh-CN"/>
            <w:rPrChange w:id="239" w:author="朱曦" w:date="2026-01-05T17:30:14Z">
              <w:rPr>
                <w:rFonts w:hint="eastAsia" w:ascii="楷体_GB2312" w:hAnsi="楷体_GB2312" w:eastAsia="楷体_GB2312" w:cs="楷体_GB2312"/>
                <w:b w:val="0"/>
                <w:bCs w:val="0"/>
                <w:spacing w:val="0"/>
                <w:sz w:val="32"/>
                <w:szCs w:val="32"/>
                <w:lang w:eastAsia="zh-CN"/>
              </w:rPr>
            </w:rPrChange>
          </w:rPr>
          <w:delText>；</w:delText>
        </w:r>
      </w:del>
      <w:ins w:id="241" w:author="黄书锭" w:date="2026-01-05T18:06:37Z">
        <w:r>
          <w:rPr>
            <w:rFonts w:hint="eastAsia" w:eastAsia="仿宋_GB2312" w:cs="Times New Roman"/>
            <w:spacing w:val="0"/>
            <w:sz w:val="32"/>
            <w:szCs w:val="32"/>
            <w:lang w:val="en-US" w:eastAsia="zh-CN"/>
          </w:rPr>
          <w:t>。</w:t>
        </w:r>
      </w:ins>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eastAsia="仿宋_GB2312" w:cs="Times New Roman"/>
          <w:spacing w:val="0"/>
          <w:sz w:val="32"/>
          <w:szCs w:val="32"/>
          <w:lang w:val="en-US" w:eastAsia="zh-CN"/>
          <w:rPrChange w:id="242" w:author="朱曦" w:date="2026-01-05T17:30:14Z">
            <w:rPr>
              <w:rFonts w:hint="eastAsia" w:ascii="仿宋_GB2312" w:eastAsia="仿宋_GB2312" w:cs="Times New Roman"/>
              <w:spacing w:val="0"/>
              <w:sz w:val="32"/>
              <w:szCs w:val="32"/>
              <w:lang w:val="en-US" w:eastAsia="zh-CN"/>
            </w:rPr>
          </w:rPrChange>
        </w:rPr>
      </w:pPr>
      <w:r>
        <w:rPr>
          <w:rFonts w:hint="default" w:ascii="Times New Roman" w:eastAsia="仿宋_GB2312" w:cs="Times New Roman"/>
          <w:spacing w:val="0"/>
          <w:sz w:val="32"/>
          <w:szCs w:val="32"/>
          <w:lang w:val="en-US" w:eastAsia="zh-CN"/>
          <w:rPrChange w:id="243" w:author="朱曦" w:date="2026-01-05T17:30:14Z">
            <w:rPr>
              <w:rFonts w:hint="eastAsia" w:ascii="仿宋_GB2312" w:eastAsia="仿宋_GB2312" w:cs="Times New Roman"/>
              <w:spacing w:val="0"/>
              <w:sz w:val="32"/>
              <w:szCs w:val="32"/>
              <w:lang w:val="en-US" w:eastAsia="zh-CN"/>
            </w:rPr>
          </w:rPrChange>
        </w:rPr>
        <w:t>3.申月主任讲话。</w:t>
      </w:r>
    </w:p>
    <w:p>
      <w:pPr>
        <w:spacing w:line="600" w:lineRule="exact"/>
        <w:ind w:firstLine="640" w:firstLineChars="200"/>
        <w:rPr>
          <w:rFonts w:hint="default" w:ascii="Times New Roman" w:hAnsi="Times New Roman" w:eastAsia="黑体" w:cs="Times New Roman"/>
          <w:sz w:val="32"/>
          <w:szCs w:val="32"/>
          <w:lang w:eastAsia="zh-CN"/>
          <w:rPrChange w:id="244" w:author="朱曦" w:date="2026-01-05T17:30:14Z">
            <w:rPr>
              <w:rFonts w:hint="eastAsia" w:ascii="黑体" w:hAnsi="黑体" w:eastAsia="黑体" w:cs="黑体"/>
              <w:sz w:val="32"/>
              <w:szCs w:val="32"/>
              <w:lang w:eastAsia="zh-CN"/>
            </w:rPr>
          </w:rPrChange>
        </w:rPr>
      </w:pPr>
      <w:r>
        <w:rPr>
          <w:rFonts w:hint="default" w:ascii="Times New Roman" w:hAnsi="Times New Roman" w:eastAsia="黑体" w:cs="Times New Roman"/>
          <w:sz w:val="32"/>
          <w:szCs w:val="32"/>
          <w:lang w:eastAsia="zh-CN"/>
          <w:rPrChange w:id="245" w:author="朱曦" w:date="2026-01-05T17:30:14Z">
            <w:rPr>
              <w:rFonts w:hint="eastAsia" w:ascii="黑体" w:hAnsi="黑体" w:eastAsia="黑体" w:cs="黑体"/>
              <w:sz w:val="32"/>
              <w:szCs w:val="32"/>
              <w:lang w:eastAsia="zh-CN"/>
            </w:rPr>
          </w:rPrChange>
        </w:rPr>
        <w:t>六、有关事项</w:t>
      </w:r>
    </w:p>
    <w:p>
      <w:pPr>
        <w:spacing w:line="600" w:lineRule="exact"/>
        <w:ind w:firstLine="640" w:firstLineChars="200"/>
        <w:rPr>
          <w:rFonts w:hint="default" w:ascii="Times New Roman" w:hAnsi="Times New Roman" w:eastAsia="仿宋_GB2312" w:cs="Times New Roman"/>
          <w:color w:val="auto"/>
          <w:sz w:val="32"/>
          <w:szCs w:val="32"/>
          <w:lang w:val="en-US" w:eastAsia="zh-CN"/>
          <w:rPrChange w:id="246" w:author="朱曦" w:date="2026-01-05T17:30:14Z">
            <w:rPr>
              <w:rFonts w:hint="eastAsia" w:ascii="仿宋_GB2312" w:hAnsi="Times New Roman" w:eastAsia="仿宋_GB2312" w:cs="Times New Roman"/>
              <w:color w:val="auto"/>
              <w:sz w:val="32"/>
              <w:szCs w:val="32"/>
              <w:lang w:val="en-US" w:eastAsia="zh-CN"/>
            </w:rPr>
          </w:rPrChange>
        </w:rPr>
      </w:pPr>
      <w:r>
        <w:rPr>
          <w:rFonts w:hint="default" w:ascii="Times New Roman" w:eastAsia="仿宋_GB2312"/>
          <w:sz w:val="32"/>
          <w:szCs w:val="32"/>
          <w:lang w:val="en-US" w:eastAsia="zh-CN"/>
          <w:rPrChange w:id="247" w:author="朱曦" w:date="2026-01-05T17:30:14Z">
            <w:rPr>
              <w:rFonts w:hint="eastAsia" w:ascii="仿宋_GB2312" w:eastAsia="仿宋_GB2312"/>
              <w:sz w:val="32"/>
              <w:szCs w:val="32"/>
              <w:lang w:val="en-US" w:eastAsia="zh-CN"/>
            </w:rPr>
          </w:rPrChange>
        </w:rPr>
        <w:t>1.</w:t>
      </w:r>
      <w:r>
        <w:rPr>
          <w:rFonts w:hint="default" w:ascii="Times New Roman" w:eastAsia="仿宋_GB2312"/>
          <w:sz w:val="32"/>
          <w:szCs w:val="32"/>
          <w:lang w:val="en" w:eastAsia="zh-CN"/>
          <w:rPrChange w:id="248" w:author="朱曦" w:date="2026-01-05T17:30:14Z">
            <w:rPr>
              <w:rFonts w:hint="default" w:ascii="仿宋_GB2312" w:eastAsia="仿宋_GB2312"/>
              <w:sz w:val="32"/>
              <w:szCs w:val="32"/>
              <w:lang w:val="en" w:eastAsia="zh-CN"/>
            </w:rPr>
          </w:rPrChange>
        </w:rPr>
        <w:t>机关党委负责提供</w:t>
      </w:r>
      <w:r>
        <w:rPr>
          <w:rFonts w:hint="default" w:ascii="Times New Roman" w:eastAsia="仿宋_GB2312"/>
          <w:sz w:val="32"/>
          <w:szCs w:val="32"/>
          <w:lang w:val="en" w:eastAsia="zh-CN"/>
          <w:rPrChange w:id="249" w:author="朱曦" w:date="2026-01-05T17:30:14Z">
            <w:rPr>
              <w:rFonts w:hint="eastAsia" w:ascii="仿宋_GB2312" w:eastAsia="仿宋_GB2312"/>
              <w:sz w:val="32"/>
              <w:szCs w:val="32"/>
              <w:lang w:val="en" w:eastAsia="zh-CN"/>
            </w:rPr>
          </w:rPrChange>
        </w:rPr>
        <w:t>申月</w:t>
      </w:r>
      <w:r>
        <w:rPr>
          <w:rFonts w:hint="default" w:ascii="Times New Roman" w:eastAsia="仿宋_GB2312"/>
          <w:sz w:val="32"/>
          <w:szCs w:val="32"/>
          <w:lang w:val="en" w:eastAsia="zh-CN"/>
          <w:rPrChange w:id="250" w:author="朱曦" w:date="2026-01-05T17:30:14Z">
            <w:rPr>
              <w:rFonts w:hint="default" w:ascii="仿宋_GB2312" w:eastAsia="仿宋_GB2312"/>
              <w:sz w:val="32"/>
              <w:szCs w:val="32"/>
              <w:lang w:val="en" w:eastAsia="zh-CN"/>
            </w:rPr>
          </w:rPrChange>
        </w:rPr>
        <w:t>主任</w:t>
      </w:r>
      <w:r>
        <w:rPr>
          <w:rFonts w:hint="default" w:ascii="Times New Roman" w:eastAsia="仿宋_GB2312"/>
          <w:sz w:val="32"/>
          <w:szCs w:val="32"/>
          <w:lang w:val="en-US" w:eastAsia="zh-CN"/>
          <w:rPrChange w:id="251" w:author="朱曦" w:date="2026-01-05T17:30:14Z">
            <w:rPr>
              <w:rFonts w:hint="eastAsia" w:ascii="仿宋_GB2312" w:eastAsia="仿宋_GB2312"/>
              <w:sz w:val="32"/>
              <w:szCs w:val="32"/>
              <w:lang w:val="en-US" w:eastAsia="zh-CN"/>
            </w:rPr>
          </w:rPrChange>
        </w:rPr>
        <w:t>主持</w:t>
      </w:r>
      <w:r>
        <w:rPr>
          <w:rFonts w:hint="default" w:ascii="Times New Roman" w:eastAsia="仿宋_GB2312"/>
          <w:sz w:val="32"/>
          <w:szCs w:val="32"/>
          <w:lang w:val="en" w:eastAsia="zh-CN"/>
          <w:rPrChange w:id="252" w:author="朱曦" w:date="2026-01-05T17:30:14Z">
            <w:rPr>
              <w:rFonts w:hint="default" w:ascii="仿宋_GB2312" w:eastAsia="仿宋_GB2312"/>
              <w:sz w:val="32"/>
              <w:szCs w:val="32"/>
              <w:lang w:val="en" w:eastAsia="zh-CN"/>
            </w:rPr>
          </w:rPrChange>
        </w:rPr>
        <w:t>讲话初稿</w:t>
      </w:r>
      <w:del w:id="253" w:author="黄书锭" w:date="2025-01-03T11:47:29Z">
        <w:r>
          <w:rPr>
            <w:rFonts w:hint="default" w:ascii="Times New Roman" w:eastAsia="仿宋_GB2312"/>
            <w:sz w:val="32"/>
            <w:szCs w:val="32"/>
            <w:lang w:val="en" w:eastAsia="zh-CN"/>
            <w:rPrChange w:id="254" w:author="朱曦" w:date="2026-01-05T17:30:14Z">
              <w:rPr>
                <w:rFonts w:hint="default" w:ascii="仿宋_GB2312" w:eastAsia="仿宋_GB2312"/>
                <w:sz w:val="32"/>
                <w:szCs w:val="32"/>
                <w:lang w:val="en" w:eastAsia="zh-CN"/>
              </w:rPr>
            </w:rPrChange>
          </w:rPr>
          <w:delText>，</w:delText>
        </w:r>
      </w:del>
      <w:ins w:id="255" w:author="黄书锭" w:date="2025-01-03T11:47:29Z">
        <w:r>
          <w:rPr>
            <w:rFonts w:hint="default" w:ascii="Times New Roman" w:eastAsia="仿宋_GB2312"/>
            <w:sz w:val="32"/>
            <w:szCs w:val="32"/>
            <w:lang w:val="en" w:eastAsia="zh-CN"/>
            <w:rPrChange w:id="256" w:author="朱曦" w:date="2026-01-05T17:30:14Z">
              <w:rPr>
                <w:rFonts w:hint="eastAsia" w:ascii="仿宋_GB2312" w:eastAsia="仿宋_GB2312"/>
                <w:sz w:val="32"/>
                <w:szCs w:val="32"/>
                <w:lang w:val="en" w:eastAsia="zh-CN"/>
              </w:rPr>
            </w:rPrChange>
          </w:rPr>
          <w:t>，</w:t>
        </w:r>
      </w:ins>
      <w:r>
        <w:rPr>
          <w:rFonts w:hint="default" w:ascii="Times New Roman" w:eastAsia="仿宋_GB2312"/>
          <w:sz w:val="32"/>
          <w:szCs w:val="32"/>
          <w:lang w:val="en-US" w:eastAsia="zh-CN"/>
          <w:rPrChange w:id="257" w:author="朱曦" w:date="2026-01-05T17:30:14Z">
            <w:rPr>
              <w:rFonts w:hint="eastAsia" w:ascii="仿宋_GB2312" w:eastAsia="仿宋_GB2312"/>
              <w:sz w:val="32"/>
              <w:szCs w:val="32"/>
              <w:lang w:val="en-US" w:eastAsia="zh-CN"/>
            </w:rPr>
          </w:rPrChange>
        </w:rPr>
        <w:t>综合处负责</w:t>
      </w:r>
      <w:r>
        <w:rPr>
          <w:rFonts w:hint="default" w:ascii="Times New Roman" w:eastAsia="仿宋_GB2312"/>
          <w:sz w:val="32"/>
          <w:szCs w:val="32"/>
          <w:lang w:val="en" w:eastAsia="zh-CN"/>
          <w:rPrChange w:id="258" w:author="朱曦" w:date="2026-01-05T17:30:14Z">
            <w:rPr>
              <w:rFonts w:hint="default" w:ascii="仿宋_GB2312" w:eastAsia="仿宋_GB2312"/>
              <w:sz w:val="32"/>
              <w:szCs w:val="32"/>
              <w:lang w:val="en" w:eastAsia="zh-CN"/>
            </w:rPr>
          </w:rPrChange>
        </w:rPr>
        <w:t>定稿</w:t>
      </w:r>
      <w:del w:id="259" w:author="黄书锭" w:date="2026-01-05T18:06:48Z">
        <w:r>
          <w:rPr>
            <w:rFonts w:hint="default" w:ascii="Times New Roman" w:hAnsi="Times New Roman" w:eastAsia="仿宋_GB2312" w:cs="Times New Roman"/>
            <w:color w:val="auto"/>
            <w:sz w:val="32"/>
            <w:szCs w:val="32"/>
            <w:lang w:val="en-US" w:eastAsia="zh-CN"/>
            <w:rPrChange w:id="260" w:author="朱曦" w:date="2026-01-05T17:30:14Z">
              <w:rPr>
                <w:rFonts w:hint="eastAsia" w:ascii="仿宋_GB2312" w:hAnsi="Times New Roman" w:eastAsia="仿宋_GB2312" w:cs="Times New Roman"/>
                <w:color w:val="auto"/>
                <w:sz w:val="32"/>
                <w:szCs w:val="32"/>
                <w:lang w:val="en-US" w:eastAsia="zh-CN"/>
              </w:rPr>
            </w:rPrChange>
          </w:rPr>
          <w:delText>；</w:delText>
        </w:r>
      </w:del>
      <w:ins w:id="262" w:author="黄书锭" w:date="2026-01-05T18:06:48Z">
        <w:r>
          <w:rPr>
            <w:rFonts w:hint="eastAsia" w:eastAsia="仿宋_GB2312" w:cs="Times New Roman"/>
            <w:color w:val="auto"/>
            <w:sz w:val="32"/>
            <w:szCs w:val="32"/>
            <w:lang w:val="en-US" w:eastAsia="zh-CN"/>
          </w:rPr>
          <w:t>。</w:t>
        </w:r>
      </w:ins>
    </w:p>
    <w:p>
      <w:pPr>
        <w:spacing w:line="600" w:lineRule="exact"/>
        <w:ind w:firstLine="640" w:firstLineChars="200"/>
        <w:rPr>
          <w:rFonts w:hint="default" w:ascii="Times New Roman" w:hAnsi="Times New Roman" w:eastAsia="仿宋_GB2312" w:cs="Times New Roman"/>
          <w:color w:val="auto"/>
          <w:sz w:val="32"/>
          <w:szCs w:val="32"/>
          <w:lang w:val="en-US" w:eastAsia="zh-CN"/>
          <w:rPrChange w:id="263" w:author="朱曦" w:date="2026-01-05T17:30:14Z">
            <w:rPr>
              <w:rFonts w:hint="eastAsia" w:ascii="仿宋_GB2312" w:hAnsi="Times New Roman" w:eastAsia="仿宋_GB2312" w:cs="Times New Roman"/>
              <w:color w:val="auto"/>
              <w:sz w:val="32"/>
              <w:szCs w:val="32"/>
              <w:lang w:val="en-US" w:eastAsia="zh-CN"/>
            </w:rPr>
          </w:rPrChange>
        </w:rPr>
      </w:pPr>
      <w:r>
        <w:rPr>
          <w:rFonts w:hint="default" w:ascii="Times New Roman" w:eastAsia="仿宋_GB2312"/>
          <w:sz w:val="32"/>
          <w:szCs w:val="32"/>
          <w:lang w:val="en-US" w:eastAsia="zh-CN"/>
          <w:rPrChange w:id="264" w:author="朱曦" w:date="2026-01-05T17:30:14Z">
            <w:rPr>
              <w:rFonts w:hint="eastAsia" w:ascii="仿宋_GB2312" w:eastAsia="仿宋_GB2312"/>
              <w:sz w:val="32"/>
              <w:szCs w:val="32"/>
              <w:lang w:val="en-US" w:eastAsia="zh-CN"/>
            </w:rPr>
          </w:rPrChange>
        </w:rPr>
        <w:t>2.机关党委、综合处负责做好会务工作</w:t>
      </w:r>
      <w:del w:id="265" w:author="黄书锭" w:date="2026-01-05T18:06:50Z">
        <w:r>
          <w:rPr>
            <w:rFonts w:hint="default" w:ascii="Times New Roman" w:eastAsia="仿宋_GB2312"/>
            <w:sz w:val="32"/>
            <w:szCs w:val="32"/>
            <w:lang w:val="en-US" w:eastAsia="zh-CN"/>
            <w:rPrChange w:id="266" w:author="朱曦" w:date="2026-01-05T17:30:14Z">
              <w:rPr>
                <w:rFonts w:hint="eastAsia" w:ascii="仿宋_GB2312" w:eastAsia="仿宋_GB2312"/>
                <w:sz w:val="32"/>
                <w:szCs w:val="32"/>
                <w:lang w:val="en-US" w:eastAsia="zh-CN"/>
              </w:rPr>
            </w:rPrChange>
          </w:rPr>
          <w:delText>；</w:delText>
        </w:r>
      </w:del>
      <w:ins w:id="268" w:author="黄书锭" w:date="2026-01-05T18:06:50Z">
        <w:r>
          <w:rPr>
            <w:rFonts w:hint="eastAsia" w:eastAsia="仿宋_GB2312"/>
            <w:sz w:val="32"/>
            <w:szCs w:val="32"/>
            <w:lang w:val="en-US" w:eastAsia="zh-CN"/>
          </w:rPr>
          <w:t>。</w:t>
        </w:r>
      </w:ins>
    </w:p>
    <w:p>
      <w:pPr>
        <w:spacing w:line="600" w:lineRule="exact"/>
        <w:ind w:firstLine="640" w:firstLineChars="200"/>
        <w:rPr>
          <w:del w:id="269" w:author="黄书锭" w:date="2025-01-03T11:47:35Z"/>
          <w:rFonts w:hint="default" w:ascii="Times New Roman" w:hAnsi="Times New Roman" w:eastAsia="仿宋_GB2312" w:cs="Times New Roman"/>
          <w:color w:val="auto"/>
          <w:sz w:val="32"/>
          <w:szCs w:val="32"/>
          <w:lang w:val="en-US" w:eastAsia="zh-CN"/>
          <w:rPrChange w:id="270" w:author="朱曦" w:date="2026-01-05T17:30:14Z">
            <w:rPr>
              <w:del w:id="271" w:author="黄书锭" w:date="2025-01-03T11:47:35Z"/>
              <w:rFonts w:hint="default" w:ascii="仿宋_GB2312" w:hAnsi="Times New Roman" w:eastAsia="仿宋_GB2312" w:cs="Times New Roman"/>
              <w:color w:val="auto"/>
              <w:sz w:val="32"/>
              <w:szCs w:val="32"/>
              <w:lang w:val="en-US" w:eastAsia="zh-CN"/>
            </w:rPr>
          </w:rPrChange>
        </w:rPr>
      </w:pPr>
      <w:r>
        <w:rPr>
          <w:rFonts w:hint="default" w:ascii="Times New Roman" w:hAnsi="Times New Roman" w:eastAsia="仿宋_GB2312" w:cs="Times New Roman"/>
          <w:color w:val="auto"/>
          <w:sz w:val="32"/>
          <w:szCs w:val="32"/>
          <w:lang w:val="en-US" w:eastAsia="zh-CN"/>
          <w:rPrChange w:id="272" w:author="朱曦" w:date="2026-01-05T17:30:14Z">
            <w:rPr>
              <w:rFonts w:hint="eastAsia" w:ascii="仿宋_GB2312" w:hAnsi="Times New Roman" w:eastAsia="仿宋_GB2312" w:cs="Times New Roman"/>
              <w:color w:val="auto"/>
              <w:sz w:val="32"/>
              <w:szCs w:val="32"/>
              <w:lang w:val="en-US" w:eastAsia="zh-CN"/>
            </w:rPr>
          </w:rPrChange>
        </w:rPr>
        <w:t>3.传播处负责现场摄影摄像。</w:t>
      </w:r>
    </w:p>
    <w:p>
      <w:pPr>
        <w:spacing w:line="600" w:lineRule="exact"/>
        <w:ind w:firstLine="640" w:firstLineChars="200"/>
        <w:rPr>
          <w:del w:id="273" w:author="黄书锭" w:date="2025-01-03T11:47:35Z"/>
          <w:rFonts w:hint="default" w:ascii="Times New Roman" w:hAnsi="Times New Roman" w:eastAsia="仿宋_GB2312" w:cs="Times New Roman"/>
          <w:color w:val="auto"/>
          <w:sz w:val="32"/>
          <w:szCs w:val="32"/>
          <w:lang w:val="en-US" w:eastAsia="zh-CN"/>
          <w:rPrChange w:id="274" w:author="朱曦" w:date="2026-01-05T17:30:14Z">
            <w:rPr>
              <w:del w:id="275" w:author="黄书锭" w:date="2025-01-03T11:47:35Z"/>
              <w:rFonts w:hint="default" w:ascii="仿宋_GB2312" w:hAnsi="Times New Roman" w:eastAsia="仿宋_GB2312" w:cs="Times New Roman"/>
              <w:color w:val="auto"/>
              <w:sz w:val="32"/>
              <w:szCs w:val="32"/>
              <w:lang w:val="en-US" w:eastAsia="zh-CN"/>
            </w:rPr>
          </w:rPrChange>
        </w:rPr>
      </w:pPr>
    </w:p>
    <w:p>
      <w:pPr>
        <w:spacing w:line="600" w:lineRule="exact"/>
        <w:ind w:firstLine="640" w:firstLineChars="200"/>
        <w:rPr>
          <w:rFonts w:hint="default" w:ascii="Times New Roman" w:hAnsi="Times New Roman" w:eastAsia="仿宋_GB2312" w:cs="Times New Roman"/>
          <w:color w:val="auto"/>
          <w:sz w:val="32"/>
          <w:szCs w:val="32"/>
          <w:lang w:val="en-US" w:eastAsia="zh-CN"/>
          <w:rPrChange w:id="276" w:author="朱曦" w:date="2026-01-05T17:30:14Z">
            <w:rPr>
              <w:rFonts w:hint="eastAsia" w:ascii="仿宋_GB2312" w:hAnsi="Times New Roman" w:eastAsia="仿宋_GB2312" w:cs="Times New Roman"/>
              <w:color w:val="auto"/>
              <w:sz w:val="32"/>
              <w:szCs w:val="32"/>
              <w:lang w:val="en-US" w:eastAsia="zh-CN"/>
            </w:rPr>
          </w:rPrChange>
        </w:rPr>
      </w:pPr>
    </w:p>
    <w:p>
      <w:pPr>
        <w:pStyle w:val="4"/>
        <w:rPr>
          <w:rFonts w:hint="eastAsia"/>
          <w:sz w:val="32"/>
          <w:szCs w:val="32"/>
          <w:lang w:val="en-US" w:eastAsia="zh-CN"/>
          <w:rPrChange w:id="277" w:author="朱曦" w:date="2026-01-05T17:30:10Z">
            <w:rPr>
              <w:rFonts w:hint="eastAsia"/>
              <w:lang w:val="en-US" w:eastAsia="zh-CN"/>
            </w:rPr>
          </w:rPrChange>
        </w:rPr>
      </w:pPr>
    </w:p>
    <w:p>
      <w:pPr>
        <w:spacing w:line="600" w:lineRule="exact"/>
        <w:ind w:firstLine="640" w:firstLineChars="200"/>
        <w:rPr>
          <w:rFonts w:hint="default" w:ascii="Times New Roman" w:hAnsi="Times New Roman" w:eastAsia="仿宋_GB2312" w:cs="Times New Roman"/>
          <w:sz w:val="32"/>
          <w:szCs w:val="32"/>
          <w:lang w:val="en" w:eastAsia="zh-CN"/>
          <w:rPrChange w:id="278" w:author="朱曦" w:date="2026-01-05T17:30:14Z">
            <w:rPr>
              <w:rFonts w:hint="eastAsia" w:ascii="仿宋_GB2312" w:hAnsi="Times New Roman" w:eastAsia="仿宋_GB2312" w:cs="Times New Roman"/>
              <w:sz w:val="32"/>
              <w:szCs w:val="32"/>
              <w:lang w:val="en" w:eastAsia="zh-CN"/>
            </w:rPr>
          </w:rPrChange>
        </w:rPr>
      </w:pPr>
    </w:p>
    <w:p>
      <w:pPr>
        <w:spacing w:line="600" w:lineRule="exact"/>
        <w:ind w:firstLine="640" w:firstLineChars="200"/>
        <w:rPr>
          <w:rFonts w:hint="default" w:ascii="Times New Roman" w:hAnsi="Times New Roman" w:eastAsia="仿宋_GB2312" w:cs="Times New Roman"/>
          <w:sz w:val="32"/>
          <w:szCs w:val="32"/>
          <w:lang w:val="en" w:eastAsia="zh-CN"/>
          <w:rPrChange w:id="279" w:author="朱曦" w:date="2026-01-05T17:30:14Z">
            <w:rPr>
              <w:rFonts w:hint="eastAsia" w:ascii="仿宋_GB2312" w:hAnsi="Times New Roman" w:eastAsia="仿宋_GB2312" w:cs="Times New Roman"/>
              <w:sz w:val="32"/>
              <w:szCs w:val="32"/>
              <w:lang w:val="en" w:eastAsia="zh-CN"/>
            </w:rPr>
          </w:rPrChange>
        </w:rPr>
      </w:pPr>
      <w:r>
        <w:rPr>
          <w:rFonts w:hint="default" w:ascii="Times New Roman" w:hAnsi="Times New Roman" w:eastAsia="仿宋_GB2312" w:cs="Times New Roman"/>
          <w:sz w:val="32"/>
          <w:szCs w:val="32"/>
          <w:lang w:val="en" w:eastAsia="zh-CN"/>
          <w:rPrChange w:id="280" w:author="朱曦" w:date="2026-01-05T17:30:14Z">
            <w:rPr>
              <w:rFonts w:hint="eastAsia" w:ascii="仿宋_GB2312" w:hAnsi="Times New Roman" w:eastAsia="仿宋_GB2312" w:cs="Times New Roman"/>
              <w:sz w:val="32"/>
              <w:szCs w:val="32"/>
              <w:lang w:val="en" w:eastAsia="zh-CN"/>
            </w:rPr>
          </w:rPrChange>
        </w:rPr>
        <w:t xml:space="preserve">                                 机关党委</w:t>
      </w:r>
    </w:p>
    <w:p>
      <w:pPr>
        <w:spacing w:line="600" w:lineRule="exact"/>
        <w:ind w:firstLine="640" w:firstLineChars="200"/>
        <w:rPr>
          <w:rFonts w:hint="default" w:ascii="Times New Roman" w:hAnsi="Times New Roman" w:eastAsia="仿宋_GB2312" w:cs="Times New Roman"/>
          <w:sz w:val="32"/>
          <w:szCs w:val="32"/>
          <w:lang w:val="en" w:eastAsia="zh-CN"/>
          <w:rPrChange w:id="281" w:author="朱曦" w:date="2026-01-05T17:30:14Z">
            <w:rPr>
              <w:rFonts w:hint="eastAsia" w:ascii="仿宋_GB2312" w:hAnsi="Times New Roman" w:eastAsia="仿宋_GB2312" w:cs="Times New Roman"/>
              <w:sz w:val="32"/>
              <w:szCs w:val="32"/>
              <w:lang w:val="en" w:eastAsia="zh-CN"/>
            </w:rPr>
          </w:rPrChange>
        </w:rPr>
      </w:pPr>
      <w:r>
        <w:rPr>
          <w:rFonts w:hint="default" w:ascii="Times New Roman" w:hAnsi="Times New Roman" w:eastAsia="仿宋_GB2312" w:cs="Times New Roman"/>
          <w:sz w:val="32"/>
          <w:szCs w:val="32"/>
          <w:lang w:val="en" w:eastAsia="zh-CN"/>
          <w:rPrChange w:id="282" w:author="朱曦" w:date="2026-01-05T17:30:14Z">
            <w:rPr>
              <w:rFonts w:hint="eastAsia" w:ascii="仿宋_GB2312" w:hAnsi="Times New Roman" w:eastAsia="仿宋_GB2312" w:cs="Times New Roman"/>
              <w:sz w:val="32"/>
              <w:szCs w:val="32"/>
              <w:lang w:val="en" w:eastAsia="zh-CN"/>
            </w:rPr>
          </w:rPrChange>
        </w:rPr>
        <w:t xml:space="preserve">                              202</w:t>
      </w:r>
      <w:del w:id="283" w:author="朱曦" w:date="2026-01-05T16:45:45Z">
        <w:r>
          <w:rPr>
            <w:rFonts w:hint="default" w:ascii="Times New Roman" w:eastAsia="仿宋_GB2312" w:cs="Times New Roman"/>
            <w:sz w:val="32"/>
            <w:szCs w:val="32"/>
            <w:lang w:val="en-US" w:eastAsia="zh-CN"/>
            <w:rPrChange w:id="284" w:author="朱曦" w:date="2026-01-05T17:30:14Z">
              <w:rPr>
                <w:rFonts w:hint="default" w:ascii="仿宋_GB2312" w:eastAsia="仿宋_GB2312" w:cs="Times New Roman"/>
                <w:sz w:val="32"/>
                <w:szCs w:val="32"/>
                <w:lang w:val="en-US" w:eastAsia="zh-CN"/>
              </w:rPr>
            </w:rPrChange>
          </w:rPr>
          <w:delText>4</w:delText>
        </w:r>
      </w:del>
      <w:ins w:id="285" w:author="黄书锭" w:date="2025-01-03T11:47:37Z">
        <w:del w:id="286" w:author="朱曦" w:date="2026-01-05T16:45:45Z">
          <w:r>
            <w:rPr>
              <w:rFonts w:hint="default" w:ascii="Times New Roman" w:eastAsia="仿宋_GB2312" w:cs="Times New Roman"/>
              <w:sz w:val="32"/>
              <w:szCs w:val="32"/>
              <w:lang w:val="en-US" w:eastAsia="zh-CN"/>
              <w:rPrChange w:id="287" w:author="朱曦" w:date="2026-01-05T17:30:14Z">
                <w:rPr>
                  <w:rFonts w:hint="default" w:ascii="仿宋_GB2312" w:eastAsia="仿宋_GB2312" w:cs="Times New Roman"/>
                  <w:sz w:val="32"/>
                  <w:szCs w:val="32"/>
                  <w:lang w:val="en-US" w:eastAsia="zh-CN"/>
                </w:rPr>
              </w:rPrChange>
            </w:rPr>
            <w:delText>5</w:delText>
          </w:r>
        </w:del>
      </w:ins>
      <w:ins w:id="288" w:author="朱曦" w:date="2026-01-05T16:45:45Z">
        <w:r>
          <w:rPr>
            <w:rFonts w:hint="default" w:ascii="Times New Roman" w:eastAsia="仿宋_GB2312" w:cs="Times New Roman"/>
            <w:sz w:val="32"/>
            <w:szCs w:val="32"/>
            <w:lang w:val="en-US" w:eastAsia="zh-CN"/>
            <w:rPrChange w:id="289" w:author="朱曦" w:date="2026-01-05T17:30:14Z">
              <w:rPr>
                <w:rFonts w:hint="eastAsia" w:ascii="仿宋_GB2312" w:eastAsia="仿宋_GB2312" w:cs="Times New Roman"/>
                <w:sz w:val="32"/>
                <w:szCs w:val="32"/>
                <w:lang w:val="en-US" w:eastAsia="zh-CN"/>
              </w:rPr>
            </w:rPrChange>
          </w:rPr>
          <w:t>6</w:t>
        </w:r>
      </w:ins>
      <w:r>
        <w:rPr>
          <w:rFonts w:hint="default" w:ascii="Times New Roman" w:hAnsi="Times New Roman" w:eastAsia="仿宋_GB2312" w:cs="Times New Roman"/>
          <w:sz w:val="32"/>
          <w:szCs w:val="32"/>
          <w:lang w:val="en" w:eastAsia="zh-CN"/>
          <w:rPrChange w:id="290" w:author="朱曦" w:date="2026-01-05T17:30:14Z">
            <w:rPr>
              <w:rFonts w:hint="eastAsia" w:ascii="仿宋_GB2312" w:hAnsi="Times New Roman" w:eastAsia="仿宋_GB2312" w:cs="Times New Roman"/>
              <w:sz w:val="32"/>
              <w:szCs w:val="32"/>
              <w:lang w:val="en" w:eastAsia="zh-CN"/>
            </w:rPr>
          </w:rPrChange>
        </w:rPr>
        <w:t>年</w:t>
      </w:r>
      <w:r>
        <w:rPr>
          <w:rFonts w:hint="default" w:ascii="Times New Roman" w:hAnsi="Times New Roman" w:eastAsia="仿宋_GB2312" w:cs="Times New Roman"/>
          <w:sz w:val="32"/>
          <w:szCs w:val="32"/>
          <w:lang w:val="en-US" w:eastAsia="zh-CN"/>
          <w:rPrChange w:id="291" w:author="朱曦" w:date="2026-01-05T17:30:14Z">
            <w:rPr>
              <w:rFonts w:hint="eastAsia" w:ascii="仿宋_GB2312" w:hAnsi="Times New Roman" w:eastAsia="仿宋_GB2312" w:cs="Times New Roman"/>
              <w:sz w:val="32"/>
              <w:szCs w:val="32"/>
              <w:lang w:val="en-US" w:eastAsia="zh-CN"/>
            </w:rPr>
          </w:rPrChange>
        </w:rPr>
        <w:t>1</w:t>
      </w:r>
      <w:del w:id="292" w:author="黄书锭" w:date="2025-01-03T11:47:39Z">
        <w:r>
          <w:rPr>
            <w:rFonts w:hint="default" w:ascii="Times New Roman" w:eastAsia="仿宋_GB2312" w:cs="Times New Roman"/>
            <w:sz w:val="32"/>
            <w:szCs w:val="32"/>
            <w:lang w:val="en-US" w:eastAsia="zh-CN"/>
            <w:rPrChange w:id="293" w:author="朱曦" w:date="2026-01-05T17:30:14Z">
              <w:rPr>
                <w:rFonts w:hint="eastAsia" w:ascii="仿宋_GB2312" w:eastAsia="仿宋_GB2312" w:cs="Times New Roman"/>
                <w:sz w:val="32"/>
                <w:szCs w:val="32"/>
                <w:lang w:val="en-US" w:eastAsia="zh-CN"/>
              </w:rPr>
            </w:rPrChange>
          </w:rPr>
          <w:delText>2</w:delText>
        </w:r>
      </w:del>
      <w:r>
        <w:rPr>
          <w:rFonts w:hint="default" w:ascii="Times New Roman" w:hAnsi="Times New Roman" w:eastAsia="仿宋_GB2312" w:cs="Times New Roman"/>
          <w:sz w:val="32"/>
          <w:szCs w:val="32"/>
          <w:lang w:val="en" w:eastAsia="zh-CN"/>
          <w:rPrChange w:id="294" w:author="朱曦" w:date="2026-01-05T17:30:14Z">
            <w:rPr>
              <w:rFonts w:hint="eastAsia" w:ascii="仿宋_GB2312" w:hAnsi="Times New Roman" w:eastAsia="仿宋_GB2312" w:cs="Times New Roman"/>
              <w:sz w:val="32"/>
              <w:szCs w:val="32"/>
              <w:lang w:val="en" w:eastAsia="zh-CN"/>
            </w:rPr>
          </w:rPrChange>
        </w:rPr>
        <w:t>月</w:t>
      </w:r>
      <w:del w:id="295" w:author="朱曦" w:date="2026-01-05T16:45:48Z">
        <w:r>
          <w:rPr>
            <w:rFonts w:hint="default" w:ascii="Times New Roman" w:eastAsia="仿宋_GB2312" w:cs="Times New Roman"/>
            <w:sz w:val="32"/>
            <w:szCs w:val="32"/>
            <w:lang w:val="en-US" w:eastAsia="zh-CN"/>
            <w:rPrChange w:id="296" w:author="朱曦" w:date="2026-01-05T17:30:14Z">
              <w:rPr>
                <w:rFonts w:hint="default" w:ascii="仿宋_GB2312" w:eastAsia="仿宋_GB2312" w:cs="Times New Roman"/>
                <w:sz w:val="32"/>
                <w:szCs w:val="32"/>
                <w:lang w:val="en-US" w:eastAsia="zh-CN"/>
              </w:rPr>
            </w:rPrChange>
          </w:rPr>
          <w:delText xml:space="preserve"> </w:delText>
        </w:r>
      </w:del>
      <w:ins w:id="297" w:author="朱曦" w:date="2026-01-05T16:45:48Z">
        <w:r>
          <w:rPr>
            <w:rFonts w:hint="default" w:ascii="Times New Roman" w:eastAsia="仿宋_GB2312" w:cs="Times New Roman"/>
            <w:sz w:val="32"/>
            <w:szCs w:val="32"/>
            <w:lang w:val="en-US" w:eastAsia="zh-CN"/>
            <w:rPrChange w:id="298" w:author="朱曦" w:date="2026-01-05T17:30:14Z">
              <w:rPr>
                <w:rFonts w:hint="eastAsia" w:ascii="仿宋_GB2312" w:eastAsia="仿宋_GB2312" w:cs="Times New Roman"/>
                <w:sz w:val="32"/>
                <w:szCs w:val="32"/>
                <w:lang w:val="en-US" w:eastAsia="zh-CN"/>
              </w:rPr>
            </w:rPrChange>
          </w:rPr>
          <w:t xml:space="preserve"> </w:t>
        </w:r>
      </w:ins>
      <w:r>
        <w:rPr>
          <w:rFonts w:hint="default" w:ascii="Times New Roman" w:hAnsi="Times New Roman" w:eastAsia="仿宋_GB2312" w:cs="Times New Roman"/>
          <w:sz w:val="32"/>
          <w:szCs w:val="32"/>
          <w:lang w:val="en" w:eastAsia="zh-CN"/>
          <w:rPrChange w:id="299" w:author="朱曦" w:date="2026-01-05T17:30:14Z">
            <w:rPr>
              <w:rFonts w:hint="eastAsia" w:ascii="仿宋_GB2312" w:hAnsi="Times New Roman" w:eastAsia="仿宋_GB2312" w:cs="Times New Roman"/>
              <w:sz w:val="32"/>
              <w:szCs w:val="32"/>
              <w:lang w:val="en" w:eastAsia="zh-CN"/>
            </w:rPr>
          </w:rPrChange>
        </w:rPr>
        <w:t>日</w:t>
      </w:r>
    </w:p>
    <w:p>
      <w:pPr>
        <w:rPr>
          <w:sz w:val="32"/>
          <w:szCs w:val="32"/>
          <w:rPrChange w:id="300" w:author="朱曦" w:date="2026-01-05T17:30:10Z">
            <w:rPr/>
          </w:rPrChange>
        </w:rPr>
      </w:pPr>
    </w:p>
    <w:sectPr>
      <w:pgSz w:w="11906" w:h="16838"/>
      <w:pgMar w:top="2098" w:right="1531" w:bottom="1984" w:left="1531" w:header="851" w:footer="1417"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宋体S-超大字符集">
    <w:panose1 w:val="02000000000000000000"/>
    <w:charset w:val="86"/>
    <w:family w:val="auto"/>
    <w:pitch w:val="default"/>
    <w:sig w:usb0="00000001" w:usb1="08000000" w:usb2="00000000" w:usb3="00000000" w:csb0="0004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朱曦">
    <w15:presenceInfo w15:providerId="None" w15:userId="朱曦"/>
  </w15:person>
  <w15:person w15:author="黄书锭">
    <w15:presenceInfo w15:providerId="None" w15:userId="黄书锭"/>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true"/>
  <w:bordersDoNotSurroundFooter w:val="true"/>
  <w:revisionView w:markup="0"/>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D7B3E0"/>
    <w:rsid w:val="3FD7B3E0"/>
    <w:rsid w:val="5E168E2C"/>
    <w:rsid w:val="5FE8352A"/>
    <w:rsid w:val="675B7C3F"/>
    <w:rsid w:val="79C70C95"/>
    <w:rsid w:val="7ADFEC05"/>
    <w:rsid w:val="7FFFFEF4"/>
    <w:rsid w:val="95A0A6B8"/>
    <w:rsid w:val="9DECB0DD"/>
    <w:rsid w:val="9FB76B53"/>
    <w:rsid w:val="AEBE63F7"/>
    <w:rsid w:val="CA5BFB65"/>
    <w:rsid w:val="EDEED075"/>
    <w:rsid w:val="F957C3F4"/>
    <w:rsid w:val="FB9F0B9C"/>
    <w:rsid w:val="FF96D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420"/>
    </w:pPr>
  </w:style>
  <w:style w:type="paragraph" w:styleId="3">
    <w:name w:val="Body Text"/>
    <w:basedOn w:val="1"/>
    <w:qFormat/>
    <w:uiPriority w:val="0"/>
    <w:pPr>
      <w:spacing w:after="120"/>
    </w:pPr>
  </w:style>
  <w:style w:type="paragraph" w:styleId="4">
    <w:name w:val="Balloon Text"/>
    <w:basedOn w:val="1"/>
    <w:semiHidden/>
    <w:qFormat/>
    <w:uiPriority w:val="0"/>
    <w:rPr>
      <w:sz w:val="18"/>
      <w:szCs w:val="18"/>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2024-12-29T03:25:00Z</dcterms:created>
  <dc:creator>朱曦</dc:creator>
  <cp:lastModifiedBy>黄书锭</cp:lastModifiedBy>
  <cp:lastPrinted>2026-01-06T00:51:00Z</cp:lastPrinted>
  <dcterms:modified xsi:type="dcterms:W3CDTF">2026-01-05T18:06:55Z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y fmtid="{D5CDD505-2E9C-101B-9397-08002B2CF9AE}" pid="3" name="ICV">
    <vt:lpwstr>B6B3F11E4C40AFFCFA785B69AEDBB51B</vt:lpwstr>
  </property>
</Properties>
</file>