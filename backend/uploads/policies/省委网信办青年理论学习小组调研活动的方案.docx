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小标宋简体" w:eastAsia="方正小标宋简体" w:cs="方正小标宋简体"/>
          <w:spacing w:val="-11"/>
          <w:sz w:val="4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ins w:id="0" w:author="黄逸群" w:date="2023-03-09T14:54:00Z"/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</w:pPr>
      <w:r>
        <w:rPr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  <w:t>省委网信办青年理论学习小组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del w:id="1" w:author="黄逸群" w:date="2023-03-09T14:54:02Z"/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</w:pPr>
      <w:r>
        <w:rPr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  <w:t>开展调研活动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</w:pPr>
      <w:r>
        <w:rPr>
          <w:rFonts w:hint="eastAsia" w:ascii="方正小标宋简体" w:eastAsia="方正小标宋简体" w:cs="方正小标宋简体"/>
          <w:spacing w:val="0"/>
          <w:sz w:val="44"/>
          <w:lang w:val="en-US" w:eastAsia="zh-CN" w:bidi="ar-SA"/>
        </w:rPr>
        <w:t>方案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eastAsia="仿宋_GB2312"/>
          <w:spacing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（送审稿）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eastAsia="仿宋_GB2312"/>
          <w:spacing w:val="0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640" w:firstLineChars="200"/>
        <w:rPr>
          <w:rFonts w:hint="eastAsia" w:eastAsia="仿宋_GB2312"/>
          <w:lang w:eastAsia="zh-CN"/>
        </w:rPr>
      </w:pP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为推动学习宣传贯彻党的二十大精神走深走实，深入实施“深学争优、敢为争先、实干争效”行动，团结带领</w:t>
      </w:r>
      <w:r>
        <w:rPr>
          <w:rFonts w:hint="eastAsia" w:ascii="仿宋_GB2312"/>
          <w:spacing w:val="0"/>
          <w:sz w:val="32"/>
          <w:szCs w:val="32"/>
          <w:lang w:val="en-US" w:eastAsia="zh-CN"/>
        </w:rPr>
        <w:t>网信</w:t>
      </w: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青年</w:t>
      </w:r>
      <w:r>
        <w:rPr>
          <w:rFonts w:hint="eastAsia" w:ascii="仿宋_GB2312"/>
          <w:spacing w:val="0"/>
          <w:sz w:val="32"/>
          <w:szCs w:val="32"/>
          <w:lang w:val="en-US" w:eastAsia="zh-CN"/>
        </w:rPr>
        <w:t>干部</w:t>
      </w: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在全省</w:t>
      </w:r>
      <w:r>
        <w:rPr>
          <w:rFonts w:hint="eastAsia" w:ascii="仿宋_GB2312"/>
          <w:spacing w:val="0"/>
          <w:sz w:val="32"/>
          <w:szCs w:val="32"/>
          <w:lang w:val="en-US" w:eastAsia="zh-CN"/>
        </w:rPr>
        <w:t>网信工作中</w:t>
      </w: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发挥生力军与突击队作用，推动</w:t>
      </w:r>
      <w:r>
        <w:rPr>
          <w:rFonts w:hint="eastAsia" w:ascii="仿宋_GB2312"/>
          <w:spacing w:val="0"/>
          <w:sz w:val="32"/>
          <w:szCs w:val="32"/>
          <w:lang w:val="en-US" w:eastAsia="zh-CN"/>
        </w:rPr>
        <w:t>网信年度重点工作</w:t>
      </w: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顺利完成，办青年理论学习小组</w:t>
      </w:r>
      <w:ins w:id="2" w:author="黄逸群" w:date="2023-03-09T14:54:14Z">
        <w:r>
          <w:rPr>
            <w:rFonts w:hint="eastAsia" w:ascii="仿宋_GB2312"/>
            <w:spacing w:val="0"/>
            <w:sz w:val="32"/>
            <w:szCs w:val="32"/>
            <w:lang w:val="en-US" w:eastAsia="zh-CN"/>
          </w:rPr>
          <w:t>拟</w:t>
        </w:r>
      </w:ins>
      <w:r>
        <w:rPr>
          <w:rFonts w:hint="eastAsia"/>
        </w:rPr>
        <w:t>围绕</w:t>
      </w:r>
      <w:r>
        <w:rPr>
          <w:rFonts w:hint="eastAsia"/>
          <w:lang w:eastAsia="zh-CN"/>
        </w:rPr>
        <w:t>网络安全、网络内容建设、信息化建设等主题</w:t>
      </w:r>
      <w:r>
        <w:rPr>
          <w:rFonts w:hint="eastAsia"/>
        </w:rPr>
        <w:t>，</w:t>
      </w:r>
      <w:del w:id="3" w:author="黄逸群" w:date="2023-03-09T14:54:17Z">
        <w:r>
          <w:rPr>
            <w:rFonts w:hint="eastAsia"/>
          </w:rPr>
          <w:delText>积极</w:delText>
        </w:r>
      </w:del>
      <w:r>
        <w:rPr>
          <w:rFonts w:hint="eastAsia"/>
          <w:lang w:eastAsia="zh-CN"/>
        </w:rPr>
        <w:t>开展</w:t>
      </w:r>
      <w:r>
        <w:rPr>
          <w:rFonts w:hint="eastAsia"/>
        </w:rPr>
        <w:t>调查研究</w:t>
      </w:r>
      <w:r>
        <w:rPr>
          <w:rFonts w:hint="eastAsia"/>
          <w:lang w:eastAsia="zh-CN"/>
        </w:rPr>
        <w:t>和</w:t>
      </w:r>
      <w:r>
        <w:rPr>
          <w:rFonts w:hint="eastAsia"/>
        </w:rPr>
        <w:t>主题实践活动。</w:t>
      </w:r>
      <w:r>
        <w:rPr>
          <w:rFonts w:hint="eastAsia"/>
          <w:lang w:eastAsia="zh-CN"/>
        </w:rPr>
        <w:t>具体方案如下。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一、调研主题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经综合各处相关重点工作任务</w:t>
      </w:r>
      <w:del w:id="4" w:author="黄逸群" w:date="2023-03-09T14:54:29Z">
        <w:r>
          <w:rPr>
            <w:rFonts w:hint="eastAsia" w:ascii="仿宋_GB2312" w:eastAsia="仿宋_GB2312" w:cs="Times New Roman"/>
            <w:spacing w:val="0"/>
            <w:kern w:val="2"/>
            <w:sz w:val="32"/>
            <w:szCs w:val="32"/>
            <w:lang w:val="en-US" w:eastAsia="zh-CN" w:bidi="ar-SA"/>
          </w:rPr>
          <w:delText>的基础上</w:delText>
        </w:r>
      </w:del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，建议</w:t>
      </w:r>
      <w:bookmarkStart w:id="0" w:name="_GoBack"/>
      <w:bookmarkEnd w:id="0"/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围绕以下4个主题开展调研。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  <w:t>筑牢网络安全防线  以新安全促新发展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  <w:t>加强信息化运用  赋能产业高质量发展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  <w:t>守正创新推动网络内容建设  壮大主流舆论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4.壮大网信队伍建设  加强网信人才培育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二、参加人员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hint="default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办青年理论学习小组</w:t>
      </w:r>
      <w:r>
        <w:rPr>
          <w:rFonts w:hint="eastAsia" w:ascii="仿宋_GB2312" w:hAnsi="仿宋" w:eastAsia="仿宋_GB2312"/>
          <w:spacing w:val="-11"/>
          <w:sz w:val="32"/>
          <w:szCs w:val="32"/>
          <w:lang w:val="en-US" w:eastAsia="zh-CN"/>
        </w:rPr>
        <w:t>第1—3组组长、副组长及青年代表；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四、调研安排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spacing w:val="0"/>
          <w:kern w:val="2"/>
          <w:sz w:val="32"/>
          <w:szCs w:val="32"/>
          <w:lang w:val="en-US" w:eastAsia="zh-CN" w:bidi="ar-SA"/>
        </w:rPr>
        <w:t>3月</w:t>
      </w: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中旬，各小组根据自选的调研主题，结合业务实际制定具体的调研方案。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3月下旬</w:t>
      </w:r>
      <w:del w:id="5" w:author="刘建斌" w:date="2023-03-09T13:27:25Z">
        <w:r>
          <w:rPr>
            <w:rFonts w:hint="eastAsia" w:ascii="仿宋_GB2312" w:eastAsia="仿宋_GB2312" w:cs="Times New Roman"/>
            <w:spacing w:val="0"/>
            <w:kern w:val="2"/>
            <w:sz w:val="32"/>
            <w:szCs w:val="32"/>
            <w:lang w:val="en-US" w:eastAsia="zh-CN" w:bidi="ar-SA"/>
          </w:rPr>
          <w:delText>直</w:delText>
        </w:r>
      </w:del>
      <w:ins w:id="6" w:author="刘建斌" w:date="2023-03-09T13:27:25Z">
        <w:r>
          <w:rPr>
            <w:rFonts w:hint="eastAsia" w:ascii="仿宋_GB2312" w:eastAsia="仿宋_GB2312" w:cs="Times New Roman"/>
            <w:spacing w:val="0"/>
            <w:kern w:val="2"/>
            <w:sz w:val="32"/>
            <w:szCs w:val="32"/>
            <w:lang w:val="en-US" w:eastAsia="zh-CN" w:bidi="ar-SA"/>
          </w:rPr>
          <w:t>至</w:t>
        </w:r>
      </w:ins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4月底，各小组根据调研方案开展调查研究。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5月底前，撰写好调研报告，</w:t>
      </w:r>
      <w:r>
        <w:rPr>
          <w:rFonts w:hint="eastAsia" w:ascii="仿宋_GB2312" w:hAnsi="仿宋_GB2312" w:eastAsia="仿宋_GB2312" w:cs="仿宋_GB2312"/>
          <w:color w:val="222222"/>
          <w:spacing w:val="18"/>
          <w:kern w:val="0"/>
          <w:sz w:val="32"/>
          <w:szCs w:val="32"/>
          <w:lang w:val="en-US" w:eastAsia="zh-CN" w:bidi="ar"/>
        </w:rPr>
        <w:t>报送机关党委。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五、相关要求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1.压实工作责任。各小组要高度重视，把调研活动作为“深学争优、敢为争先、实干争效”行动的重要内容，突出行动中青年理论学习小组作用</w:t>
      </w:r>
      <w:r>
        <w:rPr>
          <w:rFonts w:hint="eastAsia" w:ascii="仿宋_GB2312" w:hAnsi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2.把握时间节点。</w:t>
      </w:r>
      <w:r>
        <w:rPr>
          <w:rFonts w:hint="eastAsia" w:ascii="仿宋_GB2312" w:hAnsi="仿宋_GB2312" w:eastAsia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各小组要根据调研主题实施推进情况，紧抓时间开展调研。各小组组长要按阶段有序开展调研的各项工作，推动调查研究工作的顺利完成。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3.注重调研实效。各小组要结合业务实际、精心策划、深入调研，采用实地走访、开展座谈、发放问卷等形式。调研要突出重点、展现特色，</w:t>
      </w:r>
      <w:r>
        <w:rPr>
          <w:rFonts w:hint="eastAsia" w:ascii="仿宋_GB2312" w:hAnsi="仿宋_GB2312" w:eastAsia="仿宋_GB2312" w:cs="仿宋_GB2312"/>
          <w:color w:val="222222"/>
          <w:spacing w:val="0"/>
          <w:sz w:val="32"/>
          <w:szCs w:val="32"/>
        </w:rPr>
        <w:t>加强</w:t>
      </w:r>
      <w:r>
        <w:rPr>
          <w:rFonts w:hint="eastAsia" w:ascii="仿宋_GB2312" w:hAnsi="仿宋_GB2312" w:eastAsia="仿宋_GB2312" w:cs="仿宋_GB2312"/>
          <w:color w:val="222222"/>
          <w:spacing w:val="0"/>
          <w:sz w:val="32"/>
          <w:szCs w:val="32"/>
          <w:lang w:eastAsia="zh-CN"/>
        </w:rPr>
        <w:t>调研的</w:t>
      </w:r>
      <w:r>
        <w:rPr>
          <w:rFonts w:hint="eastAsia" w:ascii="仿宋_GB2312" w:hAnsi="仿宋_GB2312" w:eastAsia="仿宋_GB2312" w:cs="仿宋_GB2312"/>
          <w:color w:val="222222"/>
          <w:spacing w:val="0"/>
          <w:sz w:val="32"/>
          <w:szCs w:val="32"/>
        </w:rPr>
        <w:t>过程管理</w:t>
      </w:r>
      <w:r>
        <w:rPr>
          <w:rFonts w:hint="eastAsia" w:ascii="仿宋_GB2312" w:hAnsi="仿宋_GB2312" w:eastAsia="仿宋_GB2312" w:cs="仿宋_GB2312"/>
          <w:color w:val="222222"/>
          <w:spacing w:val="0"/>
          <w:sz w:val="32"/>
          <w:szCs w:val="32"/>
          <w:lang w:eastAsia="zh-CN"/>
        </w:rPr>
        <w:t>和成果展现。</w:t>
      </w:r>
      <w:r>
        <w:rPr>
          <w:rFonts w:hint="eastAsia" w:ascii="仿宋_GB2312" w:hAnsi="仿宋_GB2312" w:eastAsia="仿宋_GB2312" w:cs="仿宋_GB2312"/>
          <w:color w:val="222222"/>
          <w:spacing w:val="0"/>
          <w:kern w:val="0"/>
          <w:sz w:val="32"/>
          <w:szCs w:val="32"/>
          <w:lang w:val="en-US" w:eastAsia="zh-CN" w:bidi="ar"/>
        </w:rPr>
        <w:t>要通过开展调研活动锻炼队伍、提高素质、岗位建功，培养一批网信青年人才。</w:t>
      </w:r>
    </w:p>
    <w:p>
      <w:pPr>
        <w:rPr>
          <w:spacing w:val="0"/>
          <w:sz w:val="32"/>
        </w:rPr>
      </w:pPr>
    </w:p>
    <w:sectPr>
      <w:pgSz w:w="11906" w:h="16838"/>
      <w:pgMar w:top="2098" w:right="1474" w:bottom="2098" w:left="1474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建斌">
    <w15:presenceInfo w15:providerId="None" w15:userId="刘建斌"/>
  </w15:person>
  <w15:person w15:author="黄逸群">
    <w15:presenceInfo w15:providerId="None" w15:userId="黄逸群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3B2E121D"/>
    <w:rsid w:val="1FAD08B7"/>
    <w:rsid w:val="2EFE09E0"/>
    <w:rsid w:val="2F0401BB"/>
    <w:rsid w:val="2F7FA96E"/>
    <w:rsid w:val="360B21E1"/>
    <w:rsid w:val="3B2E121D"/>
    <w:rsid w:val="40AF61D9"/>
    <w:rsid w:val="430E1BCD"/>
    <w:rsid w:val="6BCB39AB"/>
    <w:rsid w:val="7A1E79C0"/>
    <w:rsid w:val="FAFD7FBE"/>
    <w:rsid w:val="FD7FB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spacing w:val="-6"/>
      <w:kern w:val="2"/>
      <w:sz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644</Words>
  <Characters>651</Characters>
  <Lines>0</Lines>
  <Paragraphs>0</Paragraphs>
  <TotalTime>23</TotalTime>
  <ScaleCrop>false</ScaleCrop>
  <LinksUpToDate>false</LinksUpToDate>
  <CharactersWithSpaces>659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2023-02-28T01:09:00Z</dcterms:created>
  <dc:creator>刘思含</dc:creator>
  <cp:lastModifiedBy>黄逸群</cp:lastModifiedBy>
  <cp:lastPrinted>2023-03-04T09:43:00Z</cp:lastPrinted>
  <dcterms:modified xsi:type="dcterms:W3CDTF">2023-03-09T14:55:16Z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248785F94FDA456C8F134AC8100CEDB8</vt:lpwstr>
  </property>
</Properties>
</file>