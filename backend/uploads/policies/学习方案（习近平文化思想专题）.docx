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hint="eastAsia" w:ascii="方正小标宋简体" w:hAnsi="方正小标宋简体" w:eastAsia="方正小标宋简体" w:cs="方正小标宋简体"/>
          <w:spacing w:val="-11"/>
          <w:sz w:val="44"/>
          <w:szCs w:val="44"/>
        </w:rPr>
      </w:pPr>
      <w:r>
        <w:rPr>
          <w:rFonts w:hint="eastAsia" w:ascii="方正小标宋简体" w:hAnsi="方正小标宋简体" w:eastAsia="方正小标宋简体" w:cs="方正小标宋简体"/>
          <w:spacing w:val="-11"/>
          <w:sz w:val="44"/>
          <w:szCs w:val="44"/>
        </w:rPr>
        <w:t>省委网信办室务会议理论学习中心组</w:t>
      </w:r>
    </w:p>
    <w:p>
      <w:pPr>
        <w:spacing w:line="600" w:lineRule="exact"/>
        <w:jc w:val="center"/>
        <w:rPr>
          <w:rFonts w:hint="eastAsia" w:ascii="方正小标宋简体" w:hAnsi="方正小标宋简体" w:eastAsia="方正小标宋简体" w:cs="方正小标宋简体"/>
          <w:spacing w:val="-11"/>
          <w:sz w:val="44"/>
          <w:szCs w:val="44"/>
        </w:rPr>
      </w:pPr>
      <w:r>
        <w:rPr>
          <w:rFonts w:hint="eastAsia" w:ascii="方正小标宋简体" w:hAnsi="方正小标宋简体" w:eastAsia="方正小标宋简体" w:cs="方正小标宋简体"/>
          <w:spacing w:val="-11"/>
          <w:sz w:val="44"/>
          <w:szCs w:val="44"/>
        </w:rPr>
        <w:t>学习会方案</w:t>
      </w:r>
    </w:p>
    <w:p>
      <w:pPr>
        <w:pStyle w:val="2"/>
        <w:jc w:val="center"/>
        <w:rPr>
          <w:rFonts w:hint="eastAsia" w:ascii="仿宋_GB2312" w:hAnsi="Times New Roman" w:eastAsia="仿宋_GB2312" w:cs="Times New Roman"/>
          <w:kern w:val="2"/>
          <w:sz w:val="32"/>
          <w:szCs w:val="36"/>
          <w:lang w:val="en-US" w:eastAsia="zh-CN" w:bidi="ar-SA"/>
        </w:rPr>
      </w:pPr>
      <w:r>
        <w:rPr>
          <w:rFonts w:hint="eastAsia" w:ascii="仿宋_GB2312" w:hAnsi="Times New Roman" w:eastAsia="仿宋_GB2312" w:cs="Times New Roman"/>
          <w:kern w:val="2"/>
          <w:sz w:val="32"/>
          <w:szCs w:val="36"/>
          <w:lang w:val="en-US" w:eastAsia="zh-CN" w:bidi="ar-SA"/>
        </w:rPr>
        <w:t>（送审稿）</w:t>
      </w:r>
    </w:p>
    <w:p>
      <w:pPr>
        <w:spacing w:line="600" w:lineRule="exact"/>
        <w:rPr>
          <w:rFonts w:hint="eastAsia" w:ascii="仿宋_GB2312" w:eastAsia="仿宋_GB2312"/>
          <w:sz w:val="36"/>
          <w:szCs w:val="36"/>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eastAsia="仿宋_GB2312"/>
          <w:sz w:val="32"/>
          <w:szCs w:val="36"/>
          <w:lang w:eastAsia="zh-CN"/>
        </w:rPr>
      </w:pPr>
      <w:ins w:id="0" w:author="黄书锭" w:date="2023-12-07T09:31:15Z">
        <w:r>
          <w:rPr>
            <w:rFonts w:hint="eastAsia" w:ascii="仿宋_GB2312" w:eastAsia="仿宋_GB2312"/>
            <w:sz w:val="32"/>
            <w:szCs w:val="36"/>
            <w:lang w:val="en-US" w:eastAsia="zh-CN"/>
          </w:rPr>
          <w:t>根据《全国网信系统贯彻落实习近平总书记重要指示和全国宣传思想文化工作会议精神的实施意见》和《中共福建省委宣传部关于深入学习宣传贯彻习近平文化思想的通知》有关要求，为进一步深入学习习近平总书记对宣传思想文化工作作出重要指示精神，深刻领会习近平文化思想的重大政治意义、历史意义、理论意义、实践意义，认真贯彻落实全国、全省宣传思想文化工作会议精神，拟于近期召开省委网信办室务会议理论学习中心组学习会</w:t>
        </w:r>
      </w:ins>
      <w:r>
        <w:rPr>
          <w:rFonts w:hint="eastAsia" w:ascii="仿宋_GB2312" w:eastAsia="仿宋_GB2312"/>
          <w:sz w:val="32"/>
          <w:szCs w:val="36"/>
          <w:lang w:val="en-US" w:eastAsia="zh-CN"/>
        </w:rPr>
        <w:t>。</w:t>
      </w:r>
      <w:r>
        <w:rPr>
          <w:rFonts w:hint="eastAsia" w:ascii="仿宋_GB2312" w:eastAsia="仿宋_GB2312"/>
          <w:sz w:val="32"/>
          <w:szCs w:val="36"/>
          <w:lang w:eastAsia="zh-CN"/>
        </w:rPr>
        <w:t>具体方案如下：</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一、会议时间</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eastAsia="仿宋_GB2312"/>
          <w:sz w:val="32"/>
          <w:szCs w:val="32"/>
          <w:lang w:val="en-US" w:eastAsia="zh-CN"/>
        </w:rPr>
      </w:pPr>
      <w:r>
        <w:rPr>
          <w:rFonts w:hint="eastAsia" w:ascii="仿宋_GB2312" w:eastAsia="仿宋_GB2312"/>
          <w:sz w:val="32"/>
          <w:szCs w:val="32"/>
          <w:lang w:eastAsia="zh-CN"/>
        </w:rPr>
        <w:t>拟定于</w:t>
      </w:r>
      <w:r>
        <w:rPr>
          <w:rFonts w:hint="eastAsia" w:ascii="仿宋_GB2312" w:eastAsia="仿宋_GB2312"/>
          <w:sz w:val="32"/>
          <w:szCs w:val="32"/>
        </w:rPr>
        <w:t>202</w:t>
      </w:r>
      <w:r>
        <w:rPr>
          <w:rFonts w:hint="eastAsia" w:ascii="仿宋_GB2312" w:eastAsia="仿宋_GB2312"/>
          <w:sz w:val="32"/>
          <w:szCs w:val="32"/>
          <w:lang w:val="en-US" w:eastAsia="zh-CN"/>
        </w:rPr>
        <w:t>3</w:t>
      </w:r>
      <w:r>
        <w:rPr>
          <w:rFonts w:hint="eastAsia" w:ascii="仿宋_GB2312" w:eastAsia="仿宋_GB2312"/>
          <w:sz w:val="32"/>
          <w:szCs w:val="32"/>
        </w:rPr>
        <w:t>年</w:t>
      </w:r>
      <w:r>
        <w:rPr>
          <w:rFonts w:hint="eastAsia" w:ascii="仿宋_GB2312" w:eastAsia="仿宋_GB2312"/>
          <w:sz w:val="32"/>
          <w:szCs w:val="32"/>
          <w:lang w:val="en-US" w:eastAsia="zh-CN"/>
        </w:rPr>
        <w:t>12</w:t>
      </w:r>
      <w:r>
        <w:rPr>
          <w:rFonts w:hint="eastAsia" w:ascii="仿宋_GB2312" w:eastAsia="仿宋_GB2312"/>
          <w:sz w:val="32"/>
          <w:szCs w:val="32"/>
        </w:rPr>
        <w:t>月</w:t>
      </w:r>
      <w:r>
        <w:rPr>
          <w:rFonts w:hint="eastAsia" w:ascii="仿宋_GB2312" w:eastAsia="仿宋_GB2312"/>
          <w:sz w:val="32"/>
          <w:szCs w:val="32"/>
          <w:lang w:eastAsia="zh-CN"/>
        </w:rPr>
        <w:t>中旬</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二、会议地点</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办</w:t>
      </w:r>
      <w:ins w:id="1" w:author="黄书锭" w:date="2023-12-07T09:31:26Z">
        <w:r>
          <w:rPr>
            <w:rFonts w:hint="eastAsia" w:ascii="仿宋_GB2312" w:hAnsi="仿宋_GB2312" w:eastAsia="仿宋_GB2312" w:cs="仿宋_GB2312"/>
            <w:sz w:val="32"/>
            <w:szCs w:val="32"/>
            <w:lang w:val="en-US" w:eastAsia="zh-CN"/>
          </w:rPr>
          <w:t>机关</w:t>
        </w:r>
      </w:ins>
      <w:r>
        <w:rPr>
          <w:rFonts w:hint="eastAsia" w:ascii="仿宋_GB2312" w:hAnsi="仿宋_GB2312" w:eastAsia="仿宋_GB2312" w:cs="仿宋_GB2312"/>
          <w:sz w:val="32"/>
          <w:szCs w:val="32"/>
          <w:lang w:val="en-US" w:eastAsia="zh-CN"/>
        </w:rPr>
        <w:t>大楼16楼会议室</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rPr>
        <w:t>三、参会对象</w:t>
      </w:r>
    </w:p>
    <w:p>
      <w:pPr>
        <w:keepNext w:val="0"/>
        <w:keepLines w:val="0"/>
        <w:pageBreakBefore w:val="0"/>
        <w:widowControl w:val="0"/>
        <w:kinsoku/>
        <w:wordWrap/>
        <w:overflowPunct/>
        <w:topLinePunct w:val="0"/>
        <w:autoSpaceDE/>
        <w:autoSpaceDN/>
        <w:bidi w:val="0"/>
        <w:adjustRightInd/>
        <w:snapToGrid/>
        <w:spacing w:line="578" w:lineRule="exact"/>
        <w:ind w:left="0" w:leftChars="0" w:firstLine="640" w:firstLineChars="200"/>
        <w:textAlignment w:val="auto"/>
        <w:rPr>
          <w:rFonts w:hint="eastAsia" w:ascii="仿宋_GB2312" w:eastAsia="仿宋_GB2312"/>
          <w:color w:val="auto"/>
          <w:sz w:val="32"/>
          <w:szCs w:val="32"/>
          <w:lang w:val="en-US" w:eastAsia="zh-CN"/>
        </w:rPr>
      </w:pPr>
      <w:r>
        <w:rPr>
          <w:rFonts w:hint="eastAsia" w:ascii="仿宋_GB2312" w:eastAsia="仿宋_GB2312"/>
          <w:color w:val="auto"/>
          <w:sz w:val="32"/>
          <w:szCs w:val="32"/>
          <w:lang w:val="en-US" w:eastAsia="zh-CN"/>
        </w:rPr>
        <w:t>1.办领导；</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Times New Roman" w:eastAsia="仿宋_GB2312" w:cs="Times New Roman"/>
          <w:sz w:val="32"/>
          <w:szCs w:val="32"/>
          <w:lang w:val="en-US" w:eastAsia="zh-CN"/>
        </w:rPr>
      </w:pPr>
      <w:r>
        <w:rPr>
          <w:rFonts w:hint="eastAsia" w:ascii="仿宋_GB2312" w:hAnsi="Times New Roman" w:eastAsia="仿宋_GB2312" w:cs="Times New Roman"/>
          <w:sz w:val="32"/>
          <w:szCs w:val="32"/>
          <w:lang w:val="en-US" w:eastAsia="zh-CN"/>
        </w:rPr>
        <w:t>2.省委网信办全体党员干部。</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rPr>
        <w:t>四、会议</w:t>
      </w:r>
      <w:r>
        <w:rPr>
          <w:rFonts w:hint="eastAsia" w:ascii="黑体" w:hAnsi="黑体" w:eastAsia="黑体" w:cs="黑体"/>
          <w:sz w:val="32"/>
          <w:szCs w:val="32"/>
          <w:lang w:eastAsia="zh-CN"/>
        </w:rPr>
        <w:t>议程</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eastAsia="仿宋_GB2312"/>
          <w:sz w:val="32"/>
          <w:szCs w:val="32"/>
          <w:lang w:eastAsia="zh-CN"/>
        </w:rPr>
      </w:pPr>
      <w:r>
        <w:rPr>
          <w:rFonts w:hint="eastAsia" w:ascii="仿宋_GB2312" w:eastAsia="仿宋_GB2312"/>
          <w:sz w:val="32"/>
          <w:szCs w:val="32"/>
          <w:lang w:eastAsia="zh-CN"/>
        </w:rPr>
        <w:t>会议由刘建斌副主任主持。</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u w:val="none"/>
          <w:lang w:eastAsia="zh-CN"/>
        </w:rPr>
      </w:pPr>
      <w:r>
        <w:rPr>
          <w:rFonts w:hint="eastAsia" w:ascii="仿宋_GB2312" w:eastAsia="仿宋_GB2312"/>
          <w:sz w:val="32"/>
          <w:szCs w:val="36"/>
          <w:lang w:val="en-US" w:eastAsia="zh-CN"/>
        </w:rPr>
        <w:t>拟邀请福建省委党校、福建行政学院党的建设教研部副教授郑济洲作《深入学习贯彻</w:t>
      </w:r>
      <w:r>
        <w:rPr>
          <w:rFonts w:hint="eastAsia" w:ascii="仿宋_GB2312" w:hAnsi="仿宋_GB2312" w:eastAsia="仿宋_GB2312" w:cs="仿宋_GB2312"/>
          <w:sz w:val="32"/>
          <w:szCs w:val="32"/>
          <w:lang w:eastAsia="zh-CN"/>
        </w:rPr>
        <w:t>习近平文化思想</w:t>
      </w:r>
      <w:r>
        <w:rPr>
          <w:rFonts w:hint="eastAsia" w:ascii="仿宋_GB2312" w:eastAsia="仿宋_GB2312"/>
          <w:sz w:val="32"/>
          <w:szCs w:val="36"/>
          <w:lang w:val="en-US" w:eastAsia="zh-CN"/>
        </w:rPr>
        <w:t>》</w:t>
      </w:r>
      <w:r>
        <w:rPr>
          <w:rFonts w:hint="eastAsia" w:ascii="仿宋_GB2312" w:eastAsia="仿宋_GB2312"/>
          <w:sz w:val="32"/>
          <w:szCs w:val="36"/>
          <w:lang w:eastAsia="zh-CN"/>
        </w:rPr>
        <w:t>专题讲座</w:t>
      </w:r>
      <w:r>
        <w:rPr>
          <w:rFonts w:hint="eastAsia" w:ascii="仿宋_GB2312" w:hAnsi="仿宋_GB2312" w:eastAsia="仿宋_GB2312" w:cs="仿宋_GB2312"/>
          <w:sz w:val="32"/>
          <w:szCs w:val="32"/>
          <w:u w:val="none"/>
          <w:lang w:eastAsia="zh-CN"/>
        </w:rPr>
        <w:t>。</w:t>
      </w:r>
    </w:p>
    <w:p>
      <w:pPr>
        <w:keepNext w:val="0"/>
        <w:keepLines w:val="0"/>
        <w:pageBreakBefore w:val="0"/>
        <w:widowControl w:val="0"/>
        <w:kinsoku/>
        <w:wordWrap/>
        <w:overflowPunct/>
        <w:topLinePunct w:val="0"/>
        <w:autoSpaceDE/>
        <w:autoSpaceDN/>
        <w:bidi w:val="0"/>
        <w:adjustRightInd/>
        <w:snapToGrid/>
        <w:spacing w:line="578" w:lineRule="exact"/>
        <w:ind w:firstLine="640" w:firstLineChars="200"/>
        <w:textAlignment w:val="auto"/>
        <w:rPr>
          <w:rFonts w:hint="eastAsia" w:ascii="黑体" w:hAnsi="黑体" w:eastAsia="黑体" w:cs="黑体"/>
          <w:sz w:val="32"/>
          <w:szCs w:val="32"/>
          <w:lang w:eastAsia="zh-CN"/>
        </w:rPr>
      </w:pPr>
      <w:r>
        <w:rPr>
          <w:rFonts w:hint="eastAsia" w:ascii="黑体" w:hAnsi="黑体" w:eastAsia="黑体" w:cs="黑体"/>
          <w:sz w:val="32"/>
          <w:szCs w:val="32"/>
          <w:lang w:eastAsia="zh-CN"/>
        </w:rPr>
        <w:t>五、有关事项</w:t>
      </w: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1.机关党委负责主持词及会务工作；</w:t>
      </w: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2.传播处负责现场摄影、摄像；</w:t>
      </w: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3.师资费</w:t>
      </w:r>
      <w:del w:id="2" w:author="黄书锭" w:date="2023-12-07T09:33:11Z">
        <w:r>
          <w:rPr>
            <w:rFonts w:hint="eastAsia" w:ascii="仿宋_GB2312" w:hAnsi="仿宋_GB2312" w:eastAsia="仿宋_GB2312" w:cs="仿宋_GB2312"/>
            <w:sz w:val="32"/>
            <w:szCs w:val="32"/>
            <w:lang w:val="en-US" w:eastAsia="zh-CN"/>
          </w:rPr>
          <w:delText>约需</w:delText>
        </w:r>
      </w:del>
      <w:ins w:id="3" w:author="黄书锭" w:date="2023-12-07T09:33:11Z">
        <w:r>
          <w:rPr>
            <w:rFonts w:hint="eastAsia" w:ascii="仿宋_GB2312" w:hAnsi="仿宋_GB2312" w:eastAsia="仿宋_GB2312" w:cs="仿宋_GB2312"/>
            <w:sz w:val="32"/>
            <w:szCs w:val="32"/>
            <w:lang w:val="en-US" w:eastAsia="zh-CN"/>
          </w:rPr>
          <w:t>预算</w:t>
        </w:r>
      </w:ins>
      <w:r>
        <w:rPr>
          <w:rFonts w:hint="eastAsia" w:ascii="仿宋_GB2312" w:hAnsi="仿宋_GB2312" w:eastAsia="仿宋_GB2312" w:cs="仿宋_GB2312"/>
          <w:sz w:val="32"/>
          <w:szCs w:val="32"/>
          <w:lang w:val="en-US" w:eastAsia="zh-CN"/>
        </w:rPr>
        <w:t>3000元，由我办党建经费列支。</w:t>
      </w: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附件：1.授课老师简介</w:t>
      </w:r>
    </w:p>
    <w:p>
      <w:pPr>
        <w:keepNext w:val="0"/>
        <w:keepLines w:val="0"/>
        <w:pageBreakBefore w:val="0"/>
        <w:widowControl w:val="0"/>
        <w:numPr>
          <w:ilvl w:val="0"/>
          <w:numId w:val="0"/>
        </w:numPr>
        <w:kinsoku/>
        <w:wordWrap/>
        <w:overflowPunct/>
        <w:topLinePunct w:val="0"/>
        <w:autoSpaceDE/>
        <w:autoSpaceDN/>
        <w:bidi w:val="0"/>
        <w:adjustRightInd/>
        <w:snapToGrid/>
        <w:spacing w:line="578" w:lineRule="exact"/>
        <w:ind w:firstLine="640" w:firstLineChars="200"/>
        <w:textAlignment w:val="auto"/>
        <w:rPr>
          <w:rFonts w:hint="default"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2.授课提纲</w:t>
      </w:r>
    </w:p>
    <w:p>
      <w:pPr>
        <w:pStyle w:val="3"/>
        <w:keepNext w:val="0"/>
        <w:keepLines w:val="0"/>
        <w:pageBreakBefore w:val="0"/>
        <w:widowControl w:val="0"/>
        <w:kinsoku/>
        <w:wordWrap/>
        <w:overflowPunct/>
        <w:topLinePunct w:val="0"/>
        <w:autoSpaceDE/>
        <w:autoSpaceDN/>
        <w:bidi w:val="0"/>
        <w:adjustRightInd/>
        <w:snapToGrid/>
        <w:spacing w:line="578" w:lineRule="exact"/>
        <w:textAlignment w:val="auto"/>
        <w:rPr>
          <w:ins w:id="4" w:author="黄书锭" w:date="2023-12-07T09:32:08Z"/>
          <w:rFonts w:hint="default" w:ascii="仿宋_GB2312" w:hAnsi="仿宋_GB2312" w:eastAsia="仿宋_GB2312" w:cs="仿宋_GB2312"/>
          <w:sz w:val="32"/>
          <w:szCs w:val="32"/>
          <w:lang w:val="en-US" w:eastAsia="zh-CN"/>
        </w:rPr>
      </w:pPr>
    </w:p>
    <w:p>
      <w:pPr>
        <w:pStyle w:val="4"/>
        <w:rPr>
          <w:rFonts w:hint="default"/>
          <w:lang w:val="en-US" w:eastAsia="zh-CN"/>
        </w:rPr>
      </w:pPr>
    </w:p>
    <w:p>
      <w:pPr>
        <w:pStyle w:val="3"/>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机关党委</w:t>
      </w:r>
    </w:p>
    <w:p>
      <w:pPr>
        <w:pStyle w:val="3"/>
        <w:keepNext w:val="0"/>
        <w:keepLines w:val="0"/>
        <w:pageBreakBefore w:val="0"/>
        <w:widowControl w:val="0"/>
        <w:kinsoku/>
        <w:wordWrap/>
        <w:overflowPunct/>
        <w:topLinePunct w:val="0"/>
        <w:autoSpaceDE/>
        <w:autoSpaceDN/>
        <w:bidi w:val="0"/>
        <w:adjustRightInd/>
        <w:snapToGrid/>
        <w:spacing w:line="578" w:lineRule="exact"/>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2023年12月6日</w:t>
      </w:r>
    </w:p>
    <w:p>
      <w:pPr>
        <w:pStyle w:val="3"/>
        <w:keepNext w:val="0"/>
        <w:keepLines w:val="0"/>
        <w:pageBreakBefore w:val="0"/>
        <w:widowControl w:val="0"/>
        <w:kinsoku/>
        <w:wordWrap/>
        <w:overflowPunct/>
        <w:topLinePunct w:val="0"/>
        <w:autoSpaceDE/>
        <w:autoSpaceDN/>
        <w:bidi w:val="0"/>
        <w:adjustRightInd/>
        <w:snapToGrid/>
        <w:spacing w:line="578" w:lineRule="exact"/>
        <w:jc w:val="both"/>
        <w:textAlignment w:val="auto"/>
        <w:rPr>
          <w:rFonts w:hint="default" w:ascii="黑体" w:hAnsi="黑体" w:eastAsia="黑体" w:cs="黑体"/>
          <w:sz w:val="32"/>
          <w:szCs w:val="32"/>
          <w:lang w:val="en-US" w:eastAsia="zh-CN"/>
        </w:rPr>
      </w:pPr>
      <w:r>
        <w:rPr>
          <w:rFonts w:hint="eastAsia" w:ascii="仿宋_GB2312" w:hAnsi="仿宋_GB2312" w:eastAsia="仿宋_GB2312" w:cs="仿宋_GB2312"/>
          <w:sz w:val="32"/>
          <w:szCs w:val="32"/>
          <w:lang w:val="en-US" w:eastAsia="zh-CN"/>
        </w:rPr>
        <w:br w:type="page"/>
      </w:r>
      <w:r>
        <w:rPr>
          <w:rFonts w:hint="eastAsia" w:ascii="黑体" w:hAnsi="黑体" w:eastAsia="黑体" w:cs="黑体"/>
          <w:sz w:val="32"/>
          <w:szCs w:val="32"/>
          <w:lang w:val="en-US" w:eastAsia="zh-CN"/>
        </w:rPr>
        <w:t>附件1</w:t>
      </w:r>
    </w:p>
    <w:p>
      <w:pPr>
        <w:pStyle w:val="3"/>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授课老师简介</w:t>
      </w:r>
    </w:p>
    <w:p>
      <w:pPr>
        <w:pStyle w:val="3"/>
        <w:ind w:firstLine="640" w:firstLineChars="200"/>
        <w:jc w:val="both"/>
        <w:rPr>
          <w:ins w:id="5" w:author="黄书锭" w:date="2023-12-07T09:32:16Z"/>
          <w:rFonts w:hint="eastAsia" w:ascii="仿宋_GB2312" w:hAnsi="Times New Roman" w:eastAsia="仿宋_GB2312" w:cs="Times New Roman"/>
          <w:kern w:val="2"/>
          <w:sz w:val="32"/>
          <w:szCs w:val="36"/>
          <w:lang w:val="en-US" w:eastAsia="zh-CN" w:bidi="ar-SA"/>
        </w:rPr>
      </w:pPr>
    </w:p>
    <w:p>
      <w:pPr>
        <w:pStyle w:val="3"/>
        <w:ind w:firstLine="640" w:firstLineChars="200"/>
        <w:jc w:val="both"/>
        <w:rPr>
          <w:rFonts w:hint="eastAsia" w:ascii="仿宋_GB2312" w:hAnsi="Times New Roman" w:eastAsia="仿宋_GB2312" w:cs="Times New Roman"/>
          <w:kern w:val="2"/>
          <w:sz w:val="32"/>
          <w:szCs w:val="36"/>
          <w:lang w:val="en-US" w:eastAsia="zh-CN" w:bidi="ar-SA"/>
        </w:rPr>
      </w:pPr>
      <w:r>
        <w:rPr>
          <w:rFonts w:hint="eastAsia" w:ascii="仿宋_GB2312" w:hAnsi="Times New Roman" w:eastAsia="仿宋_GB2312" w:cs="Times New Roman"/>
          <w:kern w:val="2"/>
          <w:sz w:val="32"/>
          <w:szCs w:val="36"/>
          <w:lang w:val="en-US" w:eastAsia="zh-CN" w:bidi="ar-SA"/>
        </w:rPr>
        <w:t>郑济洲，现任中共福建省委党校、福建行政学院党的建设教研部副教授，专家工作室成员，英国牛津大学访问学者，中山大学哲学博士</w:t>
      </w:r>
      <w:del w:id="6" w:author="黄书锭" w:date="2023-12-07T09:32:24Z">
        <w:r>
          <w:rPr>
            <w:rFonts w:hint="eastAsia" w:ascii="仿宋_GB2312" w:hAnsi="Times New Roman" w:eastAsia="仿宋_GB2312" w:cs="Times New Roman"/>
            <w:kern w:val="2"/>
            <w:sz w:val="32"/>
            <w:szCs w:val="36"/>
            <w:lang w:val="en-US" w:eastAsia="zh-CN" w:bidi="ar-SA"/>
          </w:rPr>
          <w:delText>，</w:delText>
        </w:r>
      </w:del>
      <w:ins w:id="7" w:author="黄书锭" w:date="2023-12-07T09:32:24Z">
        <w:r>
          <w:rPr>
            <w:rFonts w:hint="eastAsia" w:ascii="仿宋_GB2312" w:eastAsia="仿宋_GB2312" w:cs="Times New Roman"/>
            <w:kern w:val="2"/>
            <w:sz w:val="32"/>
            <w:szCs w:val="36"/>
            <w:lang w:val="en-US" w:eastAsia="zh-CN" w:bidi="ar-SA"/>
          </w:rPr>
          <w:t>，</w:t>
        </w:r>
      </w:ins>
      <w:r>
        <w:rPr>
          <w:rFonts w:hint="eastAsia" w:ascii="仿宋_GB2312" w:hAnsi="Times New Roman" w:eastAsia="仿宋_GB2312" w:cs="Times New Roman"/>
          <w:kern w:val="2"/>
          <w:sz w:val="32"/>
          <w:szCs w:val="36"/>
          <w:lang w:val="en-US" w:eastAsia="zh-CN" w:bidi="ar-SA"/>
        </w:rPr>
        <w:t>福建师范大学马克思主义学院博士后、硕士生导师。</w:t>
      </w:r>
    </w:p>
    <w:p>
      <w:pPr>
        <w:pStyle w:val="3"/>
        <w:jc w:val="both"/>
        <w:rPr>
          <w:rFonts w:hint="default" w:ascii="黑体" w:hAnsi="黑体" w:eastAsia="黑体" w:cs="黑体"/>
          <w:sz w:val="32"/>
          <w:szCs w:val="32"/>
          <w:lang w:val="en-US" w:eastAsia="zh-CN"/>
        </w:rPr>
      </w:pPr>
      <w:r>
        <w:rPr>
          <w:rFonts w:hint="eastAsia" w:ascii="仿宋_GB2312" w:hAnsi="Times New Roman" w:eastAsia="仿宋_GB2312" w:cs="Times New Roman"/>
          <w:kern w:val="2"/>
          <w:sz w:val="32"/>
          <w:szCs w:val="36"/>
          <w:lang w:val="en-US" w:eastAsia="zh-CN" w:bidi="ar-SA"/>
        </w:rPr>
        <w:t>研究方向：哲学与党建，主持1项国家社科基金项目，参与7项国家级科研课题，主持5项省部级课题，出版学术专著6部，在《河北学刊》《中国文化与管理》《党史研究与教学》等核心刊物发表论文三十余篇，中共福建省委党校教学二等奖获得者，具有在省人大、省政协党组理论学习中心组授课经历。</w:t>
      </w:r>
      <w:r>
        <w:rPr>
          <w:rFonts w:hint="eastAsia" w:ascii="方正小标宋简体" w:hAnsi="方正小标宋简体" w:eastAsia="方正小标宋简体" w:cs="方正小标宋简体"/>
          <w:sz w:val="44"/>
          <w:szCs w:val="44"/>
          <w:lang w:val="en-US" w:eastAsia="zh-CN"/>
        </w:rPr>
        <w:br w:type="page"/>
      </w:r>
      <w:r>
        <w:rPr>
          <w:rFonts w:hint="eastAsia" w:ascii="黑体" w:hAnsi="黑体" w:eastAsia="黑体" w:cs="黑体"/>
          <w:sz w:val="32"/>
          <w:szCs w:val="32"/>
          <w:lang w:val="en-US" w:eastAsia="zh-CN"/>
        </w:rPr>
        <w:t>附件2</w:t>
      </w:r>
    </w:p>
    <w:p>
      <w:pPr>
        <w:pStyle w:val="3"/>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b w:val="0"/>
          <w:bCs/>
          <w:spacing w:val="-11"/>
          <w:sz w:val="44"/>
          <w:szCs w:val="44"/>
          <w:lang w:eastAsia="zh-CN"/>
        </w:rPr>
      </w:pPr>
      <w:r>
        <w:rPr>
          <w:rFonts w:hint="eastAsia" w:ascii="方正小标宋简体" w:hAnsi="方正小标宋简体" w:eastAsia="方正小标宋简体" w:cs="方正小标宋简体"/>
          <w:b w:val="0"/>
          <w:bCs/>
          <w:spacing w:val="-11"/>
          <w:sz w:val="44"/>
          <w:szCs w:val="44"/>
          <w:lang w:eastAsia="zh-CN"/>
        </w:rPr>
        <w:t>深入学习贯彻习近平文化思想</w:t>
      </w:r>
    </w:p>
    <w:p>
      <w:pPr>
        <w:pStyle w:val="3"/>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楷体_GB2312" w:hAnsi="楷体_GB2312" w:eastAsia="楷体_GB2312" w:cs="楷体_GB2312"/>
          <w:b w:val="0"/>
          <w:bCs/>
          <w:spacing w:val="-11"/>
          <w:sz w:val="32"/>
          <w:szCs w:val="32"/>
          <w:lang w:eastAsia="zh-CN"/>
        </w:rPr>
      </w:pPr>
      <w:r>
        <w:rPr>
          <w:rFonts w:hint="eastAsia" w:ascii="楷体_GB2312" w:hAnsi="楷体_GB2312" w:eastAsia="楷体_GB2312" w:cs="楷体_GB2312"/>
          <w:b w:val="0"/>
          <w:bCs/>
          <w:spacing w:val="-11"/>
          <w:sz w:val="32"/>
          <w:szCs w:val="32"/>
          <w:lang w:eastAsia="zh-CN"/>
        </w:rPr>
        <w:t>（授课提纲）</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黑体" w:hAnsi="黑体" w:eastAsia="黑体" w:cs="黑体"/>
          <w:b w:val="0"/>
          <w:bCs/>
          <w:spacing w:val="-11"/>
          <w:sz w:val="32"/>
          <w:szCs w:val="32"/>
          <w:lang w:val="en-US" w:eastAsia="zh-CN"/>
        </w:rPr>
      </w:pPr>
      <w:r>
        <w:rPr>
          <w:rFonts w:hint="eastAsia" w:ascii="黑体" w:hAnsi="黑体" w:eastAsia="黑体" w:cs="黑体"/>
          <w:b w:val="0"/>
          <w:bCs/>
          <w:spacing w:val="-11"/>
          <w:sz w:val="32"/>
          <w:szCs w:val="32"/>
          <w:lang w:val="en-US" w:eastAsia="zh-CN"/>
        </w:rPr>
        <w:t>一、习近平文化思想的主要内容</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1.文化之指导：马列主义</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2.文化之标识：革命精神</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3.文化之基础：中华优秀传统文化</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4.文化之主体：社会主义先进文化</w:t>
      </w:r>
    </w:p>
    <w:p>
      <w:pPr>
        <w:pStyle w:val="4"/>
        <w:keepNext w:val="0"/>
        <w:keepLines w:val="0"/>
        <w:pageBreakBefore w:val="0"/>
        <w:widowControl w:val="0"/>
        <w:kinsoku/>
        <w:wordWrap/>
        <w:overflowPunct/>
        <w:topLinePunct w:val="0"/>
        <w:autoSpaceDE/>
        <w:autoSpaceDN/>
        <w:bidi w:val="0"/>
        <w:adjustRightInd/>
        <w:snapToGrid/>
        <w:spacing w:line="578" w:lineRule="exact"/>
        <w:ind w:left="0" w:leftChars="0" w:firstLine="640" w:firstLineChars="200"/>
        <w:textAlignment w:val="auto"/>
        <w:rPr>
          <w:rFonts w:hint="eastAsia"/>
          <w:lang w:val="en-US" w:eastAsia="zh-CN"/>
        </w:rPr>
      </w:pPr>
      <w:r>
        <w:rPr>
          <w:rFonts w:hint="eastAsia"/>
          <w:lang w:val="en-US" w:eastAsia="zh-CN"/>
        </w:rPr>
        <w:t>二、习近平文化思想的核心方略</w:t>
      </w:r>
    </w:p>
    <w:p>
      <w:pPr>
        <w:pStyle w:val="4"/>
        <w:keepNext w:val="0"/>
        <w:keepLines w:val="0"/>
        <w:pageBreakBefore w:val="0"/>
        <w:widowControl w:val="0"/>
        <w:kinsoku/>
        <w:wordWrap/>
        <w:overflowPunct/>
        <w:topLinePunct w:val="0"/>
        <w:autoSpaceDE/>
        <w:autoSpaceDN/>
        <w:bidi w:val="0"/>
        <w:adjustRightInd/>
        <w:snapToGrid/>
        <w:spacing w:line="578" w:lineRule="exact"/>
        <w:ind w:left="0" w:leftChars="0" w:firstLine="596" w:firstLineChars="200"/>
        <w:textAlignment w:val="auto"/>
        <w:rPr>
          <w:rFonts w:hint="eastAsia" w:ascii="仿宋_GB2312" w:hAnsi="仿宋_GB2312" w:eastAsia="仿宋_GB2312" w:cs="仿宋_GB2312"/>
          <w:b w:val="0"/>
          <w:bCs/>
          <w:spacing w:val="-11"/>
          <w:kern w:val="2"/>
          <w:sz w:val="32"/>
          <w:szCs w:val="32"/>
          <w:lang w:val="en-US" w:eastAsia="zh-CN" w:bidi="ar-SA"/>
        </w:rPr>
      </w:pPr>
      <w:r>
        <w:rPr>
          <w:rFonts w:hint="eastAsia" w:ascii="仿宋_GB2312" w:hAnsi="仿宋_GB2312" w:eastAsia="仿宋_GB2312" w:cs="仿宋_GB2312"/>
          <w:b w:val="0"/>
          <w:bCs/>
          <w:spacing w:val="-11"/>
          <w:kern w:val="2"/>
          <w:sz w:val="32"/>
          <w:szCs w:val="32"/>
          <w:lang w:val="en-US" w:eastAsia="zh-CN" w:bidi="ar-SA"/>
        </w:rPr>
        <w:t>“中国有坚定的道路自信、理论自信、制度自信，其本职是建立在5000多年文明传承基层上的文化自信”</w:t>
      </w:r>
    </w:p>
    <w:p>
      <w:pPr>
        <w:pStyle w:val="4"/>
        <w:keepNext w:val="0"/>
        <w:keepLines w:val="0"/>
        <w:pageBreakBefore w:val="0"/>
        <w:widowControl w:val="0"/>
        <w:kinsoku/>
        <w:wordWrap/>
        <w:overflowPunct/>
        <w:topLinePunct w:val="0"/>
        <w:autoSpaceDE/>
        <w:autoSpaceDN/>
        <w:bidi w:val="0"/>
        <w:adjustRightInd/>
        <w:snapToGrid/>
        <w:spacing w:line="578" w:lineRule="exact"/>
        <w:ind w:left="0" w:leftChars="0" w:firstLine="640" w:firstLineChars="200"/>
        <w:textAlignment w:val="auto"/>
        <w:rPr>
          <w:rFonts w:hint="eastAsia"/>
          <w:lang w:val="en-US" w:eastAsia="zh-CN"/>
        </w:rPr>
      </w:pPr>
      <w:r>
        <w:rPr>
          <w:rFonts w:hint="eastAsia"/>
          <w:lang w:val="en-US" w:eastAsia="zh-CN"/>
        </w:rPr>
        <w:t>三、习近平文化思想的实践理念</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1.以文立制：坚持和完善中国特色社会主义制度</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2.以文育人：培育和践行社会主义核心价值观</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3.以文强党：加强党内政治文化建设</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4.以文化网：营造风清气正网络空间</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both"/>
        <w:textAlignment w:val="auto"/>
        <w:rPr>
          <w:rFonts w:hint="eastAsia" w:ascii="仿宋_GB2312" w:hAnsi="仿宋_GB2312" w:eastAsia="仿宋_GB2312" w:cs="仿宋_GB2312"/>
          <w:b w:val="0"/>
          <w:bCs/>
          <w:spacing w:val="-11"/>
          <w:sz w:val="32"/>
          <w:szCs w:val="32"/>
          <w:lang w:val="en-US" w:eastAsia="zh-CN"/>
        </w:rPr>
      </w:pPr>
      <w:r>
        <w:rPr>
          <w:rFonts w:hint="eastAsia" w:ascii="仿宋_GB2312" w:hAnsi="仿宋_GB2312" w:eastAsia="仿宋_GB2312" w:cs="仿宋_GB2312"/>
          <w:b w:val="0"/>
          <w:bCs/>
          <w:spacing w:val="-11"/>
          <w:sz w:val="32"/>
          <w:szCs w:val="32"/>
          <w:lang w:val="en-US" w:eastAsia="zh-CN"/>
        </w:rPr>
        <w:t>5.以文兴国：提升国家文化软实力</w:t>
      </w:r>
    </w:p>
    <w:p>
      <w:pPr>
        <w:pStyle w:val="3"/>
        <w:keepNext w:val="0"/>
        <w:keepLines w:val="0"/>
        <w:pageBreakBefore w:val="0"/>
        <w:widowControl w:val="0"/>
        <w:kinsoku/>
        <w:wordWrap/>
        <w:overflowPunct/>
        <w:topLinePunct w:val="0"/>
        <w:autoSpaceDE/>
        <w:autoSpaceDN/>
        <w:bidi w:val="0"/>
        <w:adjustRightInd/>
        <w:snapToGrid/>
        <w:spacing w:line="578" w:lineRule="exact"/>
        <w:ind w:firstLine="596" w:firstLineChars="200"/>
        <w:jc w:val="center"/>
        <w:textAlignment w:val="auto"/>
        <w:rPr>
          <w:rFonts w:hint="eastAsia" w:ascii="楷体_GB2312" w:hAnsi="楷体_GB2312" w:eastAsia="楷体_GB2312" w:cs="楷体_GB2312"/>
          <w:b w:val="0"/>
          <w:bCs/>
          <w:spacing w:val="-11"/>
          <w:sz w:val="32"/>
          <w:szCs w:val="32"/>
          <w:lang w:val="en-US" w:eastAsia="zh-CN"/>
        </w:rPr>
      </w:pPr>
    </w:p>
    <w:sectPr>
      <w:footerReference r:id="rId3" w:type="default"/>
      <w:footerReference r:id="rId4" w:type="even"/>
      <w:pgSz w:w="11906" w:h="16838"/>
      <w:pgMar w:top="2098" w:right="1531" w:bottom="1984" w:left="153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script"/>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2"/>
      </w:rPr>
    </w:pPr>
    <w:r>
      <w:fldChar w:fldCharType="begin"/>
    </w:r>
    <w:r>
      <w:rPr>
        <w:rStyle w:val="12"/>
      </w:rPr>
      <w:instrText xml:space="preserve">PAGE  </w:instrText>
    </w:r>
    <w:r>
      <w:fldChar w:fldCharType="separate"/>
    </w:r>
    <w:r>
      <w:rPr>
        <w:rStyle w:val="12"/>
      </w:rPr>
      <w:t>1</w:t>
    </w:r>
    <w:r>
      <w:fldChar w:fldCharType="end"/>
    </w: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center" w:y="1"/>
      <w:rPr>
        <w:rStyle w:val="12"/>
      </w:rPr>
    </w:pPr>
    <w:r>
      <w:fldChar w:fldCharType="begin"/>
    </w:r>
    <w:r>
      <w:rPr>
        <w:rStyle w:val="12"/>
      </w:rPr>
      <w:instrText xml:space="preserve">PAGE  </w:instrText>
    </w:r>
    <w:r>
      <w:fldChar w:fldCharType="end"/>
    </w:r>
  </w:p>
  <w:p>
    <w:pPr>
      <w:pStyle w:val="6"/>
    </w:pP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书锭">
    <w15:presenceInfo w15:providerId="None" w15:userId="黄书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false"/>
  <w:bordersDoNotSurroundFooter w:val="fals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val="tru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I5YjRkNDUxYmMxMTJkN2ZlZDg0MGZlN2NmZDNiZDIifQ=="/>
  </w:docVars>
  <w:rsids>
    <w:rsidRoot w:val="00821EDF"/>
    <w:rsid w:val="00004A5F"/>
    <w:rsid w:val="00064EB4"/>
    <w:rsid w:val="000674EA"/>
    <w:rsid w:val="00083B52"/>
    <w:rsid w:val="0009008D"/>
    <w:rsid w:val="0009167D"/>
    <w:rsid w:val="000C12D8"/>
    <w:rsid w:val="00152D80"/>
    <w:rsid w:val="00196259"/>
    <w:rsid w:val="001A5082"/>
    <w:rsid w:val="001B70FA"/>
    <w:rsid w:val="001F4F31"/>
    <w:rsid w:val="00253F57"/>
    <w:rsid w:val="00284144"/>
    <w:rsid w:val="003060EB"/>
    <w:rsid w:val="003A3F62"/>
    <w:rsid w:val="003E08E0"/>
    <w:rsid w:val="003E2C14"/>
    <w:rsid w:val="004613D3"/>
    <w:rsid w:val="00485995"/>
    <w:rsid w:val="004B6407"/>
    <w:rsid w:val="004C5CC5"/>
    <w:rsid w:val="004C70DE"/>
    <w:rsid w:val="00552979"/>
    <w:rsid w:val="00583290"/>
    <w:rsid w:val="005D0F72"/>
    <w:rsid w:val="00660DDF"/>
    <w:rsid w:val="006D72D9"/>
    <w:rsid w:val="006F7148"/>
    <w:rsid w:val="00821EDF"/>
    <w:rsid w:val="008A4DF2"/>
    <w:rsid w:val="008C15BE"/>
    <w:rsid w:val="008C5579"/>
    <w:rsid w:val="009215DC"/>
    <w:rsid w:val="00921D27"/>
    <w:rsid w:val="00953A43"/>
    <w:rsid w:val="0098324E"/>
    <w:rsid w:val="00A4656A"/>
    <w:rsid w:val="00A56470"/>
    <w:rsid w:val="00AB3483"/>
    <w:rsid w:val="00B258B0"/>
    <w:rsid w:val="00BB0240"/>
    <w:rsid w:val="00BE7E72"/>
    <w:rsid w:val="00BF78CF"/>
    <w:rsid w:val="00C13273"/>
    <w:rsid w:val="00D461FD"/>
    <w:rsid w:val="00D50492"/>
    <w:rsid w:val="00DC35D2"/>
    <w:rsid w:val="00E34858"/>
    <w:rsid w:val="00E60011"/>
    <w:rsid w:val="00E76C47"/>
    <w:rsid w:val="00E97777"/>
    <w:rsid w:val="00FF4D2A"/>
    <w:rsid w:val="01026D19"/>
    <w:rsid w:val="078A2181"/>
    <w:rsid w:val="09F978CA"/>
    <w:rsid w:val="0C0D04DC"/>
    <w:rsid w:val="11694069"/>
    <w:rsid w:val="11F46522"/>
    <w:rsid w:val="12951BDB"/>
    <w:rsid w:val="12B8072A"/>
    <w:rsid w:val="14E9EB97"/>
    <w:rsid w:val="15A167C9"/>
    <w:rsid w:val="161D4B6D"/>
    <w:rsid w:val="17C81E8D"/>
    <w:rsid w:val="17F32980"/>
    <w:rsid w:val="18C879A1"/>
    <w:rsid w:val="197542AA"/>
    <w:rsid w:val="1BEAD080"/>
    <w:rsid w:val="1C895B5E"/>
    <w:rsid w:val="1F7C63FB"/>
    <w:rsid w:val="204A3CE6"/>
    <w:rsid w:val="21631B6A"/>
    <w:rsid w:val="218E2220"/>
    <w:rsid w:val="27811671"/>
    <w:rsid w:val="295D53A7"/>
    <w:rsid w:val="2A821520"/>
    <w:rsid w:val="2ADC5D76"/>
    <w:rsid w:val="2B9D7E25"/>
    <w:rsid w:val="2C6B09EE"/>
    <w:rsid w:val="2FBB7811"/>
    <w:rsid w:val="32127889"/>
    <w:rsid w:val="321F78A0"/>
    <w:rsid w:val="327411B4"/>
    <w:rsid w:val="333172A4"/>
    <w:rsid w:val="36910E66"/>
    <w:rsid w:val="39CB7D40"/>
    <w:rsid w:val="3ADE5E1E"/>
    <w:rsid w:val="3AE039B0"/>
    <w:rsid w:val="3B8D23E6"/>
    <w:rsid w:val="3B8F0F1D"/>
    <w:rsid w:val="3CDBD6AD"/>
    <w:rsid w:val="3CDC1373"/>
    <w:rsid w:val="3D89020A"/>
    <w:rsid w:val="3DEF8484"/>
    <w:rsid w:val="3EA91D6D"/>
    <w:rsid w:val="3F9A561F"/>
    <w:rsid w:val="4179349E"/>
    <w:rsid w:val="41AD7DEE"/>
    <w:rsid w:val="424566C9"/>
    <w:rsid w:val="458532B1"/>
    <w:rsid w:val="45D209CA"/>
    <w:rsid w:val="467A7AA1"/>
    <w:rsid w:val="479BD5FB"/>
    <w:rsid w:val="4CC813F8"/>
    <w:rsid w:val="509C1CFD"/>
    <w:rsid w:val="509E682D"/>
    <w:rsid w:val="50E7551B"/>
    <w:rsid w:val="55C83048"/>
    <w:rsid w:val="57FD128B"/>
    <w:rsid w:val="5A806C89"/>
    <w:rsid w:val="5AFF2EAC"/>
    <w:rsid w:val="5B0B62AA"/>
    <w:rsid w:val="5BF1291A"/>
    <w:rsid w:val="5BFE9417"/>
    <w:rsid w:val="5D100D24"/>
    <w:rsid w:val="5D7DCD93"/>
    <w:rsid w:val="5EF60907"/>
    <w:rsid w:val="5F5A26CB"/>
    <w:rsid w:val="610C1D8A"/>
    <w:rsid w:val="61296A53"/>
    <w:rsid w:val="642E11F1"/>
    <w:rsid w:val="64605B19"/>
    <w:rsid w:val="64C26EF6"/>
    <w:rsid w:val="64CF7A9A"/>
    <w:rsid w:val="64E35A77"/>
    <w:rsid w:val="673646AF"/>
    <w:rsid w:val="68FB058E"/>
    <w:rsid w:val="6A3DFF04"/>
    <w:rsid w:val="6B9900A6"/>
    <w:rsid w:val="6C5402EA"/>
    <w:rsid w:val="6C666163"/>
    <w:rsid w:val="6E275A75"/>
    <w:rsid w:val="6F4F3E28"/>
    <w:rsid w:val="6F545483"/>
    <w:rsid w:val="6FFBCCB7"/>
    <w:rsid w:val="70362393"/>
    <w:rsid w:val="7070568E"/>
    <w:rsid w:val="716D2554"/>
    <w:rsid w:val="72F837F3"/>
    <w:rsid w:val="74D952A9"/>
    <w:rsid w:val="768B1783"/>
    <w:rsid w:val="7747AE2B"/>
    <w:rsid w:val="77BC3D7C"/>
    <w:rsid w:val="77D9D2BB"/>
    <w:rsid w:val="79C5D6DD"/>
    <w:rsid w:val="7AB968E7"/>
    <w:rsid w:val="7B377AB6"/>
    <w:rsid w:val="7BDDA074"/>
    <w:rsid w:val="7CC304D1"/>
    <w:rsid w:val="7DDD9F30"/>
    <w:rsid w:val="7EFF14E2"/>
    <w:rsid w:val="7F2D4AC2"/>
    <w:rsid w:val="7FB60547"/>
    <w:rsid w:val="7FFE2360"/>
    <w:rsid w:val="7FFF8F8E"/>
    <w:rsid w:val="A6FF6D5B"/>
    <w:rsid w:val="AFFA62C7"/>
    <w:rsid w:val="B6EB4BED"/>
    <w:rsid w:val="DBFB8EB5"/>
    <w:rsid w:val="DEE701CB"/>
    <w:rsid w:val="DFE7ED36"/>
    <w:rsid w:val="DFFF1CAF"/>
    <w:rsid w:val="E367BF17"/>
    <w:rsid w:val="E7FF6FED"/>
    <w:rsid w:val="EFB9E5AC"/>
    <w:rsid w:val="F5EC4565"/>
    <w:rsid w:val="F77DDFB2"/>
    <w:rsid w:val="F97DC217"/>
    <w:rsid w:val="F9F7B9B8"/>
    <w:rsid w:val="FA164886"/>
    <w:rsid w:val="FB7BF6F8"/>
    <w:rsid w:val="FBE5A05A"/>
    <w:rsid w:val="FFBD5280"/>
    <w:rsid w:val="FFE7A2D9"/>
    <w:rsid w:val="FFFC12A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tabs>
        <w:tab w:val="left" w:pos="6400"/>
      </w:tabs>
      <w:snapToGrid w:val="0"/>
      <w:spacing w:line="360" w:lineRule="atLeast"/>
    </w:pPr>
    <w:rPr>
      <w:rFonts w:ascii="仿宋_GB2312" w:hAnsi="Calibri" w:eastAsia="宋体" w:cs="Times New Roman"/>
      <w:szCs w:val="24"/>
    </w:rPr>
  </w:style>
  <w:style w:type="paragraph" w:styleId="3">
    <w:name w:val="Balloon Text"/>
    <w:basedOn w:val="1"/>
    <w:next w:val="4"/>
    <w:semiHidden/>
    <w:qFormat/>
    <w:uiPriority w:val="0"/>
    <w:rPr>
      <w:sz w:val="18"/>
      <w:szCs w:val="18"/>
    </w:rPr>
  </w:style>
  <w:style w:type="paragraph" w:styleId="4">
    <w:name w:val="index 5"/>
    <w:basedOn w:val="1"/>
    <w:next w:val="1"/>
    <w:qFormat/>
    <w:uiPriority w:val="0"/>
    <w:pPr>
      <w:ind w:left="1680"/>
    </w:pPr>
    <w:rPr>
      <w:rFonts w:ascii="黑体" w:hAnsi="Calibri" w:eastAsia="黑体" w:cs="Times New Roman"/>
      <w:sz w:val="32"/>
      <w:szCs w:val="32"/>
    </w:rPr>
  </w:style>
  <w:style w:type="paragraph" w:styleId="5">
    <w:name w:val="Plain Text"/>
    <w:basedOn w:val="1"/>
    <w:qFormat/>
    <w:uiPriority w:val="0"/>
    <w:rPr>
      <w:rFonts w:ascii="宋体" w:eastAsia="宋体" w:cs="Courier New"/>
      <w:sz w:val="21"/>
      <w:szCs w:val="21"/>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widowControl/>
      <w:spacing w:before="225" w:after="225"/>
      <w:jc w:val="left"/>
    </w:pPr>
    <w:rPr>
      <w:rFonts w:ascii="宋体" w:hAnsi="宋体" w:cs="宋体"/>
      <w:kern w:val="0"/>
      <w:sz w:val="24"/>
    </w:rPr>
  </w:style>
  <w:style w:type="character" w:styleId="12">
    <w:name w:val="page number"/>
    <w:basedOn w:val="11"/>
    <w:qFormat/>
    <w:uiPriority w:val="0"/>
  </w:style>
  <w:style w:type="character" w:customStyle="1" w:styleId="13">
    <w:name w:val="页眉 Char"/>
    <w:link w:val="7"/>
    <w:qFormat/>
    <w:uiPriority w:val="0"/>
    <w:rPr>
      <w:kern w:val="2"/>
      <w:sz w:val="18"/>
      <w:szCs w:val="18"/>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 China</Company>
  <Pages>1</Pages>
  <Words>315</Words>
  <Characters>331</Characters>
  <Lines>1</Lines>
  <Paragraphs>1</Paragraphs>
  <TotalTime>3</TotalTime>
  <ScaleCrop>false</ScaleCrop>
  <LinksUpToDate>false</LinksUpToDate>
  <CharactersWithSpaces>331</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2020-01-14T01:45:00Z</dcterms:created>
  <dc:creator>lenovo</dc:creator>
  <cp:lastModifiedBy>黄书锭</cp:lastModifiedBy>
  <cp:lastPrinted>2023-12-06T09:25:00Z</cp:lastPrinted>
  <dcterms:modified xsi:type="dcterms:W3CDTF">2023-12-07T09:33:20Z</dcterms:modified>
  <dc:title>举行部务会议理论学习中心组集体学习及</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B18A08E9903E4D098A76A3EC4DED5660_13</vt:lpwstr>
  </property>
</Properties>
</file>