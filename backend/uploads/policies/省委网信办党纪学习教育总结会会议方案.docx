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省委网信办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党纪学习教育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总结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会议方案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楷体_GB2312" w:hAnsi="楷体_GB2312" w:eastAsia="楷体_GB2312" w:cs="楷体_GB2312"/>
          <w:sz w:val="36"/>
          <w:szCs w:val="36"/>
          <w:lang w:eastAsia="zh-CN"/>
        </w:rPr>
      </w:pPr>
      <w:r>
        <w:rPr>
          <w:rFonts w:hint="eastAsia" w:ascii="楷体_GB2312" w:hAnsi="楷体_GB2312" w:eastAsia="楷体_GB2312" w:cs="楷体_GB2312"/>
          <w:sz w:val="36"/>
          <w:szCs w:val="36"/>
          <w:lang w:eastAsia="zh-CN"/>
        </w:rPr>
        <w:t>（送审稿）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为推动我办善始善终抓好党纪学习教育，根据省委党纪学习教育工作专班《工作提示》</w:t>
      </w:r>
      <w:del w:id="0" w:author="黄书锭" w:date="2024-09-18T20:58:40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delText>的</w:delText>
        </w:r>
      </w:del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要求，拟于近期召开省委网信办党纪学习教育总结会议</w:t>
      </w:r>
      <w:del w:id="1" w:author="黄书锭" w:date="2024-09-18T20:58:50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delText>，对深化党纪学习教育成果进行安排部署</w:delText>
        </w:r>
      </w:del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del w:id="2" w:author="黄书锭" w:date="2024-09-18T20:58:56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delText>现将</w:delText>
        </w:r>
      </w:del>
      <w:ins w:id="3" w:author="黄书锭" w:date="2024-09-18T20:58:56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具体</w:t>
        </w:r>
      </w:ins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有关事项安排如下：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一、会议时间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拟定于2024年9月下旬，室务会</w:t>
      </w:r>
      <w:ins w:id="4" w:author="黄书锭" w:date="2024-09-18T20:59:05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（</w:t>
        </w:r>
      </w:ins>
      <w:ins w:id="5" w:author="黄书锭" w:date="2024-09-18T20:59:0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扩大</w:t>
        </w:r>
      </w:ins>
      <w:ins w:id="6" w:author="黄书锭" w:date="2024-09-18T20:59:05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）</w:t>
        </w:r>
      </w:ins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会议前</w:t>
      </w:r>
      <w:ins w:id="7" w:author="刘建斌" w:date="2024-09-19T13:09:48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。</w:t>
        </w:r>
      </w:ins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二、会议地点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办机关大厦1504会议室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  <w:t>参会人员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ins w:id="8" w:author="黄书锭" w:date="2024-09-18T21:01:03Z"/>
          <w:rFonts w:hint="eastAsia" w:ascii="仿宋_GB2312" w:eastAsia="仿宋_GB2312"/>
          <w:spacing w:val="0"/>
          <w:sz w:val="32"/>
          <w:szCs w:val="32"/>
          <w:lang w:eastAsia="zh-CN"/>
        </w:rPr>
      </w:pPr>
      <w:r>
        <w:rPr>
          <w:rFonts w:hint="eastAsia" w:ascii="仿宋_GB2312" w:eastAsia="仿宋_GB2312"/>
          <w:spacing w:val="0"/>
          <w:sz w:val="32"/>
          <w:szCs w:val="32"/>
        </w:rPr>
        <w:t>1.省委网信办</w:t>
      </w:r>
      <w:r>
        <w:rPr>
          <w:rFonts w:hint="eastAsia" w:ascii="仿宋_GB2312" w:eastAsia="仿宋_GB2312"/>
          <w:spacing w:val="0"/>
          <w:sz w:val="32"/>
          <w:szCs w:val="32"/>
          <w:lang w:eastAsia="zh-CN"/>
        </w:rPr>
        <w:t>室务会议成员；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eastAsia="仿宋_GB2312"/>
          <w:spacing w:val="0"/>
          <w:sz w:val="32"/>
          <w:szCs w:val="32"/>
          <w:lang w:val="en-US" w:eastAsia="zh-CN"/>
        </w:rPr>
      </w:pPr>
      <w:ins w:id="9" w:author="黄书锭" w:date="2024-09-18T21:01:07Z">
        <w:r>
          <w:rPr>
            <w:rFonts w:hint="eastAsia" w:ascii="仿宋_GB2312" w:eastAsia="仿宋_GB2312"/>
            <w:spacing w:val="0"/>
            <w:sz w:val="32"/>
            <w:szCs w:val="32"/>
            <w:lang w:val="en-US" w:eastAsia="zh-CN"/>
          </w:rPr>
          <w:t>2.</w:t>
        </w:r>
      </w:ins>
      <w:ins w:id="10" w:author="黄书锭" w:date="2024-09-18T21:01:10Z">
        <w:r>
          <w:rPr>
            <w:rFonts w:hint="eastAsia" w:ascii="仿宋_GB2312" w:eastAsia="仿宋_GB2312"/>
            <w:spacing w:val="0"/>
            <w:sz w:val="32"/>
            <w:szCs w:val="32"/>
            <w:lang w:val="en-US" w:eastAsia="zh-CN"/>
          </w:rPr>
          <w:t>驻</w:t>
        </w:r>
      </w:ins>
      <w:ins w:id="11" w:author="黄书锭" w:date="2024-09-18T21:01:24Z">
        <w:r>
          <w:rPr>
            <w:rFonts w:hint="eastAsia" w:ascii="仿宋_GB2312" w:eastAsia="仿宋_GB2312"/>
            <w:spacing w:val="0"/>
            <w:sz w:val="32"/>
            <w:szCs w:val="32"/>
            <w:lang w:val="en-US" w:eastAsia="zh-CN"/>
          </w:rPr>
          <w:t>省委</w:t>
        </w:r>
      </w:ins>
      <w:ins w:id="12" w:author="黄书锭" w:date="2024-09-18T21:01:25Z">
        <w:r>
          <w:rPr>
            <w:rFonts w:hint="eastAsia" w:ascii="仿宋_GB2312" w:eastAsia="仿宋_GB2312"/>
            <w:spacing w:val="0"/>
            <w:sz w:val="32"/>
            <w:szCs w:val="32"/>
            <w:lang w:val="en-US" w:eastAsia="zh-CN"/>
          </w:rPr>
          <w:t>宣传</w:t>
        </w:r>
      </w:ins>
      <w:ins w:id="13" w:author="黄书锭" w:date="2024-09-18T21:01:10Z">
        <w:r>
          <w:rPr>
            <w:rFonts w:hint="eastAsia" w:ascii="仿宋_GB2312" w:eastAsia="仿宋_GB2312"/>
            <w:spacing w:val="0"/>
            <w:sz w:val="32"/>
            <w:szCs w:val="32"/>
            <w:lang w:val="en-US" w:eastAsia="zh-CN"/>
          </w:rPr>
          <w:t>部</w:t>
        </w:r>
      </w:ins>
      <w:ins w:id="14" w:author="黄书锭" w:date="2024-09-18T21:01:12Z">
        <w:r>
          <w:rPr>
            <w:rFonts w:hint="eastAsia" w:ascii="仿宋_GB2312" w:eastAsia="仿宋_GB2312"/>
            <w:spacing w:val="0"/>
            <w:sz w:val="32"/>
            <w:szCs w:val="32"/>
            <w:lang w:val="en-US" w:eastAsia="zh-CN"/>
          </w:rPr>
          <w:t>纪检</w:t>
        </w:r>
      </w:ins>
      <w:ins w:id="15" w:author="黄书锭" w:date="2024-09-18T21:01:14Z">
        <w:r>
          <w:rPr>
            <w:rFonts w:hint="eastAsia" w:ascii="仿宋_GB2312" w:eastAsia="仿宋_GB2312"/>
            <w:spacing w:val="0"/>
            <w:sz w:val="32"/>
            <w:szCs w:val="32"/>
            <w:lang w:val="en-US" w:eastAsia="zh-CN"/>
          </w:rPr>
          <w:t>监察组</w:t>
        </w:r>
      </w:ins>
      <w:ins w:id="16" w:author="黄书锭" w:date="2024-09-18T21:02:16Z">
        <w:r>
          <w:rPr>
            <w:rFonts w:hint="eastAsia" w:ascii="仿宋_GB2312" w:eastAsia="仿宋_GB2312"/>
            <w:spacing w:val="0"/>
            <w:sz w:val="32"/>
            <w:szCs w:val="32"/>
            <w:lang w:val="en-US" w:eastAsia="zh-CN"/>
          </w:rPr>
          <w:t>有关</w:t>
        </w:r>
      </w:ins>
      <w:ins w:id="17" w:author="黄书锭" w:date="2024-09-18T21:01:16Z">
        <w:r>
          <w:rPr>
            <w:rFonts w:hint="eastAsia" w:ascii="仿宋_GB2312" w:eastAsia="仿宋_GB2312"/>
            <w:spacing w:val="0"/>
            <w:sz w:val="32"/>
            <w:szCs w:val="32"/>
            <w:lang w:val="en-US" w:eastAsia="zh-CN"/>
          </w:rPr>
          <w:t>负责</w:t>
        </w:r>
      </w:ins>
      <w:ins w:id="18" w:author="黄书锭" w:date="2024-09-18T21:01:19Z">
        <w:r>
          <w:rPr>
            <w:rFonts w:hint="eastAsia" w:ascii="仿宋_GB2312" w:eastAsia="仿宋_GB2312"/>
            <w:spacing w:val="0"/>
            <w:sz w:val="32"/>
            <w:szCs w:val="32"/>
            <w:lang w:val="en-US" w:eastAsia="zh-CN"/>
          </w:rPr>
          <w:t>同志</w:t>
        </w:r>
      </w:ins>
      <w:ins w:id="19" w:author="黄书锭" w:date="2024-09-18T21:01:20Z">
        <w:r>
          <w:rPr>
            <w:rFonts w:hint="eastAsia" w:ascii="仿宋_GB2312" w:eastAsia="仿宋_GB2312"/>
            <w:spacing w:val="0"/>
            <w:sz w:val="32"/>
            <w:szCs w:val="32"/>
            <w:lang w:val="en-US" w:eastAsia="zh-CN"/>
          </w:rPr>
          <w:t>；</w:t>
        </w:r>
      </w:ins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eastAsia="仿宋_GB2312"/>
          <w:spacing w:val="0"/>
          <w:sz w:val="32"/>
          <w:szCs w:val="32"/>
          <w:lang w:eastAsia="zh-CN"/>
        </w:rPr>
      </w:pPr>
      <w:del w:id="20" w:author="黄书锭" w:date="2024-09-18T21:01:01Z">
        <w:r>
          <w:rPr>
            <w:rFonts w:hint="default" w:ascii="仿宋_GB2312" w:eastAsia="仿宋_GB2312"/>
            <w:spacing w:val="0"/>
            <w:sz w:val="32"/>
            <w:szCs w:val="32"/>
            <w:lang w:val="en-US"/>
          </w:rPr>
          <w:delText>2</w:delText>
        </w:r>
      </w:del>
      <w:ins w:id="21" w:author="黄书锭" w:date="2024-09-18T21:01:01Z">
        <w:r>
          <w:rPr>
            <w:rFonts w:hint="eastAsia" w:ascii="仿宋_GB2312" w:eastAsia="仿宋_GB2312"/>
            <w:spacing w:val="0"/>
            <w:sz w:val="32"/>
            <w:szCs w:val="32"/>
            <w:lang w:val="en-US" w:eastAsia="zh-CN"/>
          </w:rPr>
          <w:t>3</w:t>
        </w:r>
      </w:ins>
      <w:r>
        <w:rPr>
          <w:rFonts w:hint="eastAsia" w:ascii="仿宋_GB2312" w:eastAsia="仿宋_GB2312"/>
          <w:spacing w:val="0"/>
          <w:sz w:val="32"/>
          <w:szCs w:val="32"/>
        </w:rPr>
        <w:t>.</w:t>
      </w:r>
      <w:ins w:id="22" w:author="黄书锭" w:date="2024-09-18T20:59:44Z">
        <w:r>
          <w:rPr>
            <w:rFonts w:hint="eastAsia" w:ascii="仿宋_GB2312" w:eastAsia="仿宋_GB2312"/>
            <w:spacing w:val="0"/>
            <w:sz w:val="32"/>
            <w:szCs w:val="32"/>
            <w:lang w:eastAsia="zh-CN"/>
          </w:rPr>
          <w:t>办</w:t>
        </w:r>
      </w:ins>
      <w:ins w:id="23" w:author="黄书锭" w:date="2024-09-18T20:59:32Z">
        <w:r>
          <w:rPr>
            <w:rFonts w:hint="eastAsia" w:ascii="仿宋_GB2312" w:eastAsia="仿宋_GB2312"/>
            <w:spacing w:val="0"/>
            <w:sz w:val="32"/>
            <w:szCs w:val="32"/>
            <w:lang w:val="en-US" w:eastAsia="zh-CN"/>
          </w:rPr>
          <w:t>机关党委委员、纪委委员</w:t>
        </w:r>
      </w:ins>
      <w:del w:id="24" w:author="黄书锭" w:date="2024-09-18T20:59:37Z">
        <w:r>
          <w:rPr>
            <w:rFonts w:hint="eastAsia" w:ascii="仿宋_GB2312" w:eastAsia="仿宋_GB2312"/>
            <w:color w:val="auto"/>
            <w:spacing w:val="-6"/>
            <w:sz w:val="32"/>
            <w:szCs w:val="32"/>
            <w:lang w:val="en-US" w:eastAsia="zh-CN"/>
          </w:rPr>
          <w:delText>办</w:delText>
        </w:r>
      </w:del>
      <w:del w:id="25" w:author="黄书锭" w:date="2024-09-18T20:59:37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机关、直属事业单位、闽盾公司及退休各党支部书记</w:delText>
        </w:r>
      </w:del>
      <w:r>
        <w:rPr>
          <w:rFonts w:hint="eastAsia" w:ascii="仿宋_GB2312" w:eastAsia="仿宋_GB2312"/>
          <w:spacing w:val="-6"/>
          <w:sz w:val="32"/>
          <w:szCs w:val="32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eastAsia="仿宋_GB2312"/>
          <w:spacing w:val="0"/>
          <w:sz w:val="32"/>
          <w:szCs w:val="32"/>
          <w:lang w:val="en-US" w:eastAsia="zh-CN"/>
        </w:rPr>
      </w:pPr>
      <w:del w:id="26" w:author="黄书锭" w:date="2024-09-18T21:00:58Z">
        <w:r>
          <w:rPr>
            <w:rFonts w:hint="default" w:ascii="仿宋_GB2312" w:eastAsia="仿宋_GB2312"/>
            <w:spacing w:val="0"/>
            <w:sz w:val="32"/>
            <w:szCs w:val="32"/>
            <w:lang w:val="en-US" w:eastAsia="zh-CN"/>
          </w:rPr>
          <w:delText>3</w:delText>
        </w:r>
      </w:del>
      <w:ins w:id="27" w:author="黄书锭" w:date="2024-09-18T21:00:58Z">
        <w:r>
          <w:rPr>
            <w:rFonts w:hint="eastAsia" w:ascii="仿宋_GB2312" w:eastAsia="仿宋_GB2312"/>
            <w:spacing w:val="0"/>
            <w:sz w:val="32"/>
            <w:szCs w:val="32"/>
            <w:lang w:val="en-US" w:eastAsia="zh-CN"/>
          </w:rPr>
          <w:t>4</w:t>
        </w:r>
      </w:ins>
      <w:r>
        <w:rPr>
          <w:rFonts w:hint="eastAsia" w:ascii="仿宋_GB2312" w:eastAsia="仿宋_GB2312"/>
          <w:spacing w:val="0"/>
          <w:sz w:val="32"/>
          <w:szCs w:val="32"/>
          <w:lang w:val="en-US" w:eastAsia="zh-CN"/>
        </w:rPr>
        <w:t>.</w:t>
      </w:r>
      <w:ins w:id="28" w:author="黄书锭" w:date="2024-09-18T20:59:37Z">
        <w:r>
          <w:rPr>
            <w:rFonts w:hint="eastAsia" w:ascii="仿宋_GB2312" w:eastAsia="仿宋_GB2312"/>
            <w:color w:val="auto"/>
            <w:spacing w:val="-6"/>
            <w:sz w:val="32"/>
            <w:szCs w:val="32"/>
            <w:lang w:val="en-US" w:eastAsia="zh-CN"/>
          </w:rPr>
          <w:t>办</w:t>
        </w:r>
      </w:ins>
      <w:ins w:id="29" w:author="黄书锭" w:date="2024-09-18T20:59:37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机关、直属事业单位、闽盾公司</w:t>
        </w:r>
        <w:bookmarkStart w:id="0" w:name="_GoBack"/>
        <w:bookmarkEnd w:id="0"/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及退休党支部书记</w:t>
        </w:r>
      </w:ins>
      <w:del w:id="30" w:author="黄书锭" w:date="2024-09-18T20:59:32Z">
        <w:r>
          <w:rPr>
            <w:rFonts w:hint="eastAsia" w:ascii="仿宋_GB2312" w:eastAsia="仿宋_GB2312"/>
            <w:spacing w:val="0"/>
            <w:sz w:val="32"/>
            <w:szCs w:val="32"/>
            <w:lang w:val="en-US" w:eastAsia="zh-CN"/>
          </w:rPr>
          <w:delText>机关党委委员、机关纪委委员</w:delText>
        </w:r>
      </w:del>
      <w:r>
        <w:rPr>
          <w:rFonts w:hint="eastAsia" w:ascii="仿宋_GB2312" w:eastAsia="仿宋_GB2312"/>
          <w:spacing w:val="0"/>
          <w:sz w:val="32"/>
          <w:szCs w:val="32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eastAsia="仿宋_GB2312"/>
          <w:spacing w:val="0"/>
          <w:sz w:val="32"/>
          <w:szCs w:val="32"/>
          <w:lang w:val="en-US" w:eastAsia="zh-CN"/>
        </w:rPr>
      </w:pPr>
      <w:del w:id="31" w:author="黄书锭" w:date="2024-09-18T21:00:56Z">
        <w:r>
          <w:rPr>
            <w:rFonts w:hint="default" w:ascii="仿宋_GB2312" w:eastAsia="仿宋_GB2312"/>
            <w:spacing w:val="0"/>
            <w:sz w:val="32"/>
            <w:szCs w:val="32"/>
            <w:lang w:val="en-US" w:eastAsia="zh-CN"/>
          </w:rPr>
          <w:delText>4</w:delText>
        </w:r>
      </w:del>
      <w:ins w:id="32" w:author="黄书锭" w:date="2024-09-18T21:00:56Z">
        <w:r>
          <w:rPr>
            <w:rFonts w:hint="eastAsia" w:ascii="仿宋_GB2312" w:eastAsia="仿宋_GB2312"/>
            <w:spacing w:val="0"/>
            <w:sz w:val="32"/>
            <w:szCs w:val="32"/>
            <w:lang w:val="en-US" w:eastAsia="zh-CN"/>
          </w:rPr>
          <w:t>5</w:t>
        </w:r>
      </w:ins>
      <w:r>
        <w:rPr>
          <w:rFonts w:hint="eastAsia" w:ascii="仿宋_GB2312" w:eastAsia="仿宋_GB2312"/>
          <w:spacing w:val="0"/>
          <w:sz w:val="32"/>
          <w:szCs w:val="32"/>
          <w:lang w:val="en-US" w:eastAsia="zh-CN"/>
        </w:rPr>
        <w:t>.省委网信办副处级以上干部。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pacing w:val="0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pacing w:val="0"/>
          <w:sz w:val="32"/>
          <w:szCs w:val="32"/>
          <w:lang w:eastAsia="zh-CN"/>
        </w:rPr>
        <w:t>四</w:t>
      </w:r>
      <w:r>
        <w:rPr>
          <w:rFonts w:hint="eastAsia" w:ascii="黑体" w:hAnsi="黑体" w:eastAsia="黑体" w:cs="黑体"/>
          <w:spacing w:val="0"/>
          <w:sz w:val="32"/>
          <w:szCs w:val="32"/>
        </w:rPr>
        <w:t>、</w:t>
      </w:r>
      <w:r>
        <w:rPr>
          <w:rFonts w:hint="eastAsia" w:ascii="黑体" w:hAnsi="黑体" w:eastAsia="黑体" w:cs="黑体"/>
          <w:spacing w:val="0"/>
          <w:sz w:val="32"/>
          <w:szCs w:val="32"/>
          <w:lang w:eastAsia="zh-CN"/>
        </w:rPr>
        <w:t>会议议程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textAlignment w:val="auto"/>
        <w:rPr>
          <w:rFonts w:hint="eastAsia" w:ascii="仿宋_GB2312" w:eastAsia="仿宋_GB2312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color w:val="auto"/>
          <w:spacing w:val="-6"/>
          <w:sz w:val="32"/>
          <w:szCs w:val="32"/>
          <w:lang w:val="en-US" w:eastAsia="zh-CN"/>
        </w:rPr>
        <w:t>1.</w:t>
      </w:r>
      <w:r>
        <w:rPr>
          <w:rFonts w:hint="eastAsia" w:ascii="仿宋_GB2312" w:eastAsia="仿宋_GB2312"/>
          <w:color w:val="auto"/>
          <w:spacing w:val="0"/>
          <w:sz w:val="32"/>
          <w:szCs w:val="32"/>
          <w:lang w:val="en-US" w:eastAsia="zh-CN"/>
        </w:rPr>
        <w:t>黄逸群副主任传达习近平总书记关于党纪学习教育的重要指示、8月30日中央党的建设工作领导小组会议和9月2日省委常委会会议精神；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eastAsia="仿宋_GB2312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color w:val="auto"/>
          <w:spacing w:val="0"/>
          <w:sz w:val="32"/>
          <w:szCs w:val="32"/>
          <w:lang w:val="en-US" w:eastAsia="zh-CN"/>
        </w:rPr>
        <w:t>2.刘建斌副主任通报《省委网信办党纪学习教育工作总结报告》；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eastAsia="仿宋_GB2312"/>
          <w:color w:val="auto"/>
          <w:spacing w:val="0"/>
          <w:sz w:val="32"/>
          <w:szCs w:val="32"/>
          <w:lang w:val="en-US" w:eastAsia="zh-CN"/>
        </w:rPr>
      </w:pPr>
      <w:del w:id="33" w:author="黄书锭" w:date="2024-09-18T21:00:30Z">
        <w:r>
          <w:rPr>
            <w:rFonts w:hint="default" w:ascii="仿宋_GB2312" w:eastAsia="仿宋_GB2312"/>
            <w:color w:val="auto"/>
            <w:spacing w:val="0"/>
            <w:sz w:val="32"/>
            <w:szCs w:val="32"/>
            <w:lang w:val="en-US" w:eastAsia="zh-CN"/>
          </w:rPr>
          <w:delText>2</w:delText>
        </w:r>
      </w:del>
      <w:ins w:id="34" w:author="黄书锭" w:date="2024-09-18T21:00:30Z">
        <w:r>
          <w:rPr>
            <w:rFonts w:hint="eastAsia" w:ascii="仿宋_GB2312" w:eastAsia="仿宋_GB2312"/>
            <w:color w:val="auto"/>
            <w:spacing w:val="0"/>
            <w:sz w:val="32"/>
            <w:szCs w:val="32"/>
            <w:lang w:val="en-US" w:eastAsia="zh-CN"/>
          </w:rPr>
          <w:t>3</w:t>
        </w:r>
      </w:ins>
      <w:r>
        <w:rPr>
          <w:rFonts w:hint="eastAsia" w:ascii="仿宋_GB2312" w:eastAsia="仿宋_GB2312"/>
          <w:color w:val="auto"/>
          <w:spacing w:val="0"/>
          <w:sz w:val="32"/>
          <w:szCs w:val="32"/>
          <w:lang w:val="en-US" w:eastAsia="zh-CN"/>
        </w:rPr>
        <w:t>.张远主任</w:t>
      </w:r>
      <w:r>
        <w:rPr>
          <w:rFonts w:hint="eastAsia" w:ascii="仿宋_GB2312" w:eastAsia="仿宋_GB2312"/>
          <w:color w:val="auto"/>
          <w:spacing w:val="0"/>
          <w:sz w:val="32"/>
          <w:szCs w:val="32"/>
          <w:lang w:eastAsia="zh-CN"/>
        </w:rPr>
        <w:t>讲话</w:t>
      </w:r>
      <w:r>
        <w:rPr>
          <w:rFonts w:hint="eastAsia" w:ascii="仿宋_GB2312" w:eastAsia="仿宋_GB2312"/>
          <w:color w:val="auto"/>
          <w:spacing w:val="0"/>
          <w:sz w:val="32"/>
          <w:szCs w:val="32"/>
          <w:lang w:val="en-US" w:eastAsia="zh-CN"/>
        </w:rPr>
        <w:t>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eastAsia="仿宋_GB2312" w:cs="Times New Roman"/>
          <w:spacing w:val="0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spacing w:val="0"/>
          <w:kern w:val="2"/>
          <w:sz w:val="32"/>
          <w:szCs w:val="32"/>
          <w:lang w:val="en-US" w:eastAsia="zh-CN" w:bidi="ar-SA"/>
        </w:rPr>
        <w:t>五、有关事项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eastAsia="仿宋_GB2312" w:cs="Times New Roman"/>
          <w:spacing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eastAsia="仿宋_GB2312" w:cs="Times New Roman"/>
          <w:spacing w:val="0"/>
          <w:kern w:val="2"/>
          <w:sz w:val="32"/>
          <w:szCs w:val="32"/>
          <w:lang w:val="en-US" w:eastAsia="zh-CN" w:bidi="ar-SA"/>
        </w:rPr>
        <w:t>1.机关党委负责提供张远主任讲话初稿，综合处负责定稿；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eastAsia="仿宋_GB2312" w:cs="Times New Roman"/>
          <w:spacing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eastAsia="仿宋_GB2312" w:cs="Times New Roman"/>
          <w:spacing w:val="0"/>
          <w:kern w:val="2"/>
          <w:sz w:val="32"/>
          <w:szCs w:val="32"/>
          <w:lang w:val="en-US" w:eastAsia="zh-CN" w:bidi="ar-SA"/>
        </w:rPr>
        <w:t>2.传播处负责现场摄影、摄像。</w:t>
      </w:r>
    </w:p>
    <w:sectPr>
      <w:footerReference r:id="rId3" w:type="default"/>
      <w:pgSz w:w="11906" w:h="16838"/>
      <w:pgMar w:top="1984" w:right="1474" w:bottom="1814" w:left="1474" w:header="851" w:footer="992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方正宋体S-超大字符集(SIP)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2479040</wp:posOffset>
              </wp:positionH>
              <wp:positionV relativeFrom="paragraph">
                <wp:posOffset>-83185</wp:posOffset>
              </wp:positionV>
              <wp:extent cx="539750" cy="22098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9750" cy="2209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95.2pt;margin-top:-6.55pt;height:17.4pt;width:42.5pt;mso-position-horizontal-relative:margin;z-index:251659264;mso-width-relative:page;mso-height-relative:page;" filled="f" stroked="f" coordsize="21600,21600" o:gfxdata="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BYAAABkcnMvUEsBAhQAFAAAAAgAh07iQPbWRFzZAAAACgEAAA8AAAAA&#10;AAAAAQAgAAAAOAAAAGRycy9kb3ducmV2LnhtbFBLAQIUABQAAAAIAIdO4kCOImCsNgIAAGEEAAAO&#10;AAAAAAAAAAEAIAAAAD4BAABkcnMvZTJvRG9jLnhtbFBLBQYAAAAABgAGAFkBAADm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>
                    <w:pPr>
                      <w:pStyle w:val="3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0EE8E7"/>
    <w:multiLevelType w:val="singleLevel"/>
    <w:tmpl w:val="8D0EE8E7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黄书锭">
    <w15:presenceInfo w15:providerId="None" w15:userId="黄书锭"/>
  </w15:person>
  <w15:person w15:author="刘建斌">
    <w15:presenceInfo w15:providerId="None" w15:userId="刘建斌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revisionView w:markup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I5YjRkNDUxYmMxMTJkN2ZlZDg0MGZlN2NmZDNiZDIifQ=="/>
  </w:docVars>
  <w:rsids>
    <w:rsidRoot w:val="695C3EE5"/>
    <w:rsid w:val="039D55F6"/>
    <w:rsid w:val="040D5175"/>
    <w:rsid w:val="07465DF0"/>
    <w:rsid w:val="08E104C7"/>
    <w:rsid w:val="0AD15B6A"/>
    <w:rsid w:val="0E8F2773"/>
    <w:rsid w:val="0F1F58A5"/>
    <w:rsid w:val="130A686C"/>
    <w:rsid w:val="136441CE"/>
    <w:rsid w:val="14495172"/>
    <w:rsid w:val="17E66F5B"/>
    <w:rsid w:val="196115E4"/>
    <w:rsid w:val="1CCE090A"/>
    <w:rsid w:val="1E7948A6"/>
    <w:rsid w:val="1FAD08B7"/>
    <w:rsid w:val="2196134B"/>
    <w:rsid w:val="2342795C"/>
    <w:rsid w:val="24B64E89"/>
    <w:rsid w:val="26C22193"/>
    <w:rsid w:val="27602AA7"/>
    <w:rsid w:val="28DB0637"/>
    <w:rsid w:val="296F5223"/>
    <w:rsid w:val="2CAF689E"/>
    <w:rsid w:val="2EE32F08"/>
    <w:rsid w:val="316B58A2"/>
    <w:rsid w:val="343926B5"/>
    <w:rsid w:val="39A14F85"/>
    <w:rsid w:val="3C5E3A8C"/>
    <w:rsid w:val="3D71BB0D"/>
    <w:rsid w:val="3E3B7B31"/>
    <w:rsid w:val="3E490B2A"/>
    <w:rsid w:val="3EB968CD"/>
    <w:rsid w:val="41CC0438"/>
    <w:rsid w:val="4212071A"/>
    <w:rsid w:val="456F6957"/>
    <w:rsid w:val="493319DD"/>
    <w:rsid w:val="4C9109DC"/>
    <w:rsid w:val="4CA953E3"/>
    <w:rsid w:val="4E5006E3"/>
    <w:rsid w:val="4E5B57DB"/>
    <w:rsid w:val="537EFCE4"/>
    <w:rsid w:val="55434CEA"/>
    <w:rsid w:val="57A44166"/>
    <w:rsid w:val="5DCF1811"/>
    <w:rsid w:val="5E192A8C"/>
    <w:rsid w:val="5E421FE3"/>
    <w:rsid w:val="5E820631"/>
    <w:rsid w:val="5EA20CD3"/>
    <w:rsid w:val="5F1A6ABC"/>
    <w:rsid w:val="5FBF84E8"/>
    <w:rsid w:val="69252C2D"/>
    <w:rsid w:val="695C3EE5"/>
    <w:rsid w:val="696A4AE4"/>
    <w:rsid w:val="6B154054"/>
    <w:rsid w:val="6B767C98"/>
    <w:rsid w:val="6C1256EA"/>
    <w:rsid w:val="6CDF1340"/>
    <w:rsid w:val="6DDC54A7"/>
    <w:rsid w:val="709531BF"/>
    <w:rsid w:val="71D42C8C"/>
    <w:rsid w:val="73BF66FC"/>
    <w:rsid w:val="75A82C1C"/>
    <w:rsid w:val="75EF43A6"/>
    <w:rsid w:val="75FC2F67"/>
    <w:rsid w:val="78236589"/>
    <w:rsid w:val="78E92E1B"/>
    <w:rsid w:val="7BBF05D3"/>
    <w:rsid w:val="7BFB895C"/>
    <w:rsid w:val="ABDF024A"/>
    <w:rsid w:val="AECFE957"/>
    <w:rsid w:val="BFBD1137"/>
    <w:rsid w:val="C6BB02AD"/>
    <w:rsid w:val="FFCE43FC"/>
    <w:rsid w:val="FFEFA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286</Words>
  <Characters>300</Characters>
  <Lines>0</Lines>
  <Paragraphs>0</Paragraphs>
  <TotalTime>4</TotalTime>
  <ScaleCrop>false</ScaleCrop>
  <LinksUpToDate>false</LinksUpToDate>
  <CharactersWithSpaces>300</CharactersWithSpaces>
  <Application>WPS Office_11.8.2.10953_F1E327BC-269C-435d-A152-05C5408002CA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2023-06-18T09:18:00Z</dcterms:created>
  <dc:creator>刘思含</dc:creator>
  <cp:lastModifiedBy>刘建斌</cp:lastModifiedBy>
  <cp:lastPrinted>2024-09-19T03:47:00Z</cp:lastPrinted>
  <dcterms:modified xsi:type="dcterms:W3CDTF">2024-09-19T13:10:44Z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2052-11.8.2.10953</vt:lpwstr>
  </property>
  <property fmtid="{D5CDD505-2E9C-101B-9397-08002B2CF9AE}" pid="3" name="ICV">
    <vt:lpwstr>5A27619DF6374587AF65C4CE38A175C5_13</vt:lpwstr>
  </property>
</Properties>
</file>