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eastAsia" w:ascii="方正小标宋简体" w:hAnsi="方正小标宋简体" w:eastAsia="方正小标宋简体" w:cs="方正小标宋简体"/>
          <w:spacing w:val="-11"/>
          <w:sz w:val="44"/>
          <w:szCs w:val="44"/>
        </w:rPr>
      </w:pPr>
      <w:r>
        <w:rPr>
          <w:rFonts w:hint="eastAsia" w:ascii="方正小标宋简体" w:hAnsi="方正小标宋简体" w:eastAsia="方正小标宋简体" w:cs="方正小标宋简体"/>
          <w:spacing w:val="-11"/>
          <w:sz w:val="44"/>
          <w:szCs w:val="44"/>
        </w:rPr>
        <w:t>省委网信办室务会议理论学习中心组学习会方案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spacing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spacing w:val="0"/>
          <w:sz w:val="32"/>
          <w:szCs w:val="32"/>
          <w:lang w:val="en-US" w:eastAsia="zh-CN"/>
        </w:rPr>
      </w:pPr>
      <w:r>
        <w:rPr>
          <w:rFonts w:hint="eastAsia" w:ascii="仿宋_GB2312" w:hAnsi="Times New Roman" w:eastAsia="仿宋_GB2312" w:cs="Times New Roman"/>
          <w:spacing w:val="0"/>
          <w:sz w:val="32"/>
          <w:szCs w:val="32"/>
          <w:lang w:val="en-US" w:eastAsia="zh-CN"/>
        </w:rPr>
        <w:t>根据省委主题教育巡回指导组的工作要求，建议召开省委网信办室务会议理论学习中心组学习会，围绕深入学习习近平总书记关于调查研究的重要论述进行研讨。具体方案如下。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pacing w:val="0"/>
          <w:sz w:val="32"/>
          <w:szCs w:val="32"/>
        </w:rPr>
      </w:pPr>
      <w:r>
        <w:rPr>
          <w:rFonts w:hint="eastAsia" w:ascii="黑体" w:hAnsi="黑体" w:eastAsia="黑体" w:cs="黑体"/>
          <w:spacing w:val="0"/>
          <w:sz w:val="32"/>
          <w:szCs w:val="32"/>
        </w:rPr>
        <w:t>一、</w:t>
      </w:r>
      <w:r>
        <w:rPr>
          <w:rFonts w:hint="eastAsia" w:ascii="黑体" w:hAnsi="黑体" w:eastAsia="黑体" w:cs="黑体"/>
          <w:spacing w:val="0"/>
          <w:sz w:val="32"/>
          <w:szCs w:val="32"/>
          <w:lang w:eastAsia="zh-CN"/>
        </w:rPr>
        <w:t>会议</w:t>
      </w:r>
      <w:r>
        <w:rPr>
          <w:rFonts w:hint="eastAsia" w:ascii="黑体" w:hAnsi="黑体" w:eastAsia="黑体" w:cs="黑体"/>
          <w:spacing w:val="0"/>
          <w:sz w:val="32"/>
          <w:szCs w:val="32"/>
        </w:rPr>
        <w:t>时间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pacing w:val="0"/>
          <w:sz w:val="32"/>
          <w:szCs w:val="32"/>
          <w:lang w:val="en-US" w:eastAsia="zh-CN"/>
        </w:rPr>
      </w:pPr>
      <w:r>
        <w:rPr>
          <w:rFonts w:hint="eastAsia" w:ascii="仿宋_GB2312" w:eastAsia="仿宋_GB2312"/>
          <w:spacing w:val="0"/>
          <w:sz w:val="32"/>
          <w:szCs w:val="32"/>
          <w:lang w:eastAsia="zh-CN"/>
        </w:rPr>
        <w:t>拟定于</w:t>
      </w:r>
      <w:r>
        <w:rPr>
          <w:rFonts w:hint="eastAsia" w:ascii="仿宋_GB2312" w:eastAsia="仿宋_GB2312"/>
          <w:spacing w:val="0"/>
          <w:sz w:val="32"/>
          <w:szCs w:val="32"/>
        </w:rPr>
        <w:t>202</w:t>
      </w:r>
      <w:r>
        <w:rPr>
          <w:rFonts w:hint="eastAsia" w:ascii="仿宋_GB2312" w:eastAsia="仿宋_GB2312"/>
          <w:spacing w:val="0"/>
          <w:sz w:val="32"/>
          <w:szCs w:val="32"/>
          <w:lang w:val="en-US" w:eastAsia="zh-CN"/>
        </w:rPr>
        <w:t>3</w:t>
      </w:r>
      <w:r>
        <w:rPr>
          <w:rFonts w:hint="eastAsia" w:ascii="仿宋_GB2312" w:eastAsia="仿宋_GB2312"/>
          <w:spacing w:val="0"/>
          <w:sz w:val="32"/>
          <w:szCs w:val="32"/>
        </w:rPr>
        <w:t>年</w:t>
      </w:r>
      <w:r>
        <w:rPr>
          <w:rFonts w:hint="eastAsia" w:ascii="仿宋_GB2312" w:eastAsia="仿宋_GB2312"/>
          <w:spacing w:val="0"/>
          <w:sz w:val="32"/>
          <w:szCs w:val="32"/>
          <w:lang w:val="en-US" w:eastAsia="zh-CN"/>
        </w:rPr>
        <w:t>6</w:t>
      </w:r>
      <w:r>
        <w:rPr>
          <w:rFonts w:hint="eastAsia" w:ascii="仿宋_GB2312" w:eastAsia="仿宋_GB2312"/>
          <w:spacing w:val="0"/>
          <w:sz w:val="32"/>
          <w:szCs w:val="32"/>
        </w:rPr>
        <w:t>月</w:t>
      </w:r>
      <w:del w:id="0" w:author="余华" w:date="2023-06-02T16:36:40Z">
        <w:r>
          <w:rPr>
            <w:rFonts w:hint="eastAsia" w:ascii="仿宋_GB2312" w:eastAsia="仿宋_GB2312"/>
            <w:spacing w:val="0"/>
            <w:sz w:val="32"/>
            <w:szCs w:val="32"/>
            <w:lang w:val="en-US" w:eastAsia="zh-CN"/>
          </w:rPr>
          <w:delText>5</w:delText>
        </w:r>
      </w:del>
      <w:del w:id="1" w:author="余华" w:date="2023-06-02T16:36:39Z">
        <w:r>
          <w:rPr>
            <w:rFonts w:hint="eastAsia" w:ascii="仿宋_GB2312" w:eastAsia="仿宋_GB2312"/>
            <w:spacing w:val="0"/>
            <w:sz w:val="32"/>
            <w:szCs w:val="32"/>
            <w:lang w:val="en-US" w:eastAsia="zh-CN"/>
          </w:rPr>
          <w:delText>日-</w:delText>
        </w:r>
      </w:del>
      <w:r>
        <w:rPr>
          <w:rFonts w:hint="eastAsia" w:ascii="仿宋_GB2312" w:eastAsia="仿宋_GB2312"/>
          <w:spacing w:val="0"/>
          <w:sz w:val="32"/>
          <w:szCs w:val="32"/>
          <w:lang w:val="en-US" w:eastAsia="zh-CN"/>
        </w:rPr>
        <w:t>9日</w:t>
      </w:r>
      <w:ins w:id="2" w:author="余华" w:date="2023-06-02T16:36:44Z">
        <w:r>
          <w:rPr>
            <w:rFonts w:hint="eastAsia" w:ascii="仿宋_GB2312" w:eastAsia="仿宋_GB2312"/>
            <w:spacing w:val="0"/>
            <w:sz w:val="32"/>
            <w:szCs w:val="32"/>
            <w:lang w:val="en-US" w:eastAsia="zh-CN"/>
          </w:rPr>
          <w:t>（</w:t>
        </w:r>
      </w:ins>
      <w:ins w:id="3" w:author="余华" w:date="2023-06-02T16:36:50Z">
        <w:r>
          <w:rPr>
            <w:rFonts w:hint="eastAsia" w:ascii="仿宋_GB2312" w:eastAsia="仿宋_GB2312"/>
            <w:spacing w:val="0"/>
            <w:sz w:val="32"/>
            <w:szCs w:val="32"/>
            <w:lang w:val="en-US" w:eastAsia="zh-CN"/>
          </w:rPr>
          <w:t>星期</w:t>
        </w:r>
      </w:ins>
      <w:ins w:id="4" w:author="余华" w:date="2023-06-02T16:36:52Z">
        <w:r>
          <w:rPr>
            <w:rFonts w:hint="eastAsia" w:ascii="仿宋_GB2312" w:eastAsia="仿宋_GB2312"/>
            <w:spacing w:val="0"/>
            <w:sz w:val="32"/>
            <w:szCs w:val="32"/>
            <w:lang w:val="en-US" w:eastAsia="zh-CN"/>
          </w:rPr>
          <w:t>五</w:t>
        </w:r>
      </w:ins>
      <w:ins w:id="5" w:author="余华" w:date="2023-06-02T16:36:44Z">
        <w:r>
          <w:rPr>
            <w:rFonts w:hint="eastAsia" w:ascii="仿宋_GB2312" w:eastAsia="仿宋_GB2312"/>
            <w:spacing w:val="0"/>
            <w:sz w:val="32"/>
            <w:szCs w:val="32"/>
            <w:lang w:val="en-US" w:eastAsia="zh-CN"/>
          </w:rPr>
          <w:t>）</w:t>
        </w:r>
      </w:ins>
      <w:r>
        <w:rPr>
          <w:rFonts w:hint="eastAsia" w:ascii="仿宋_GB2312" w:eastAsia="仿宋_GB2312"/>
          <w:spacing w:val="0"/>
          <w:sz w:val="32"/>
          <w:szCs w:val="32"/>
          <w:lang w:val="en-US" w:eastAsia="zh-CN"/>
        </w:rPr>
        <w:t>，室务会议前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pacing w:val="0"/>
          <w:sz w:val="32"/>
          <w:szCs w:val="32"/>
        </w:rPr>
      </w:pPr>
      <w:r>
        <w:rPr>
          <w:rFonts w:hint="eastAsia" w:ascii="黑体" w:hAnsi="黑体" w:eastAsia="黑体" w:cs="黑体"/>
          <w:spacing w:val="0"/>
          <w:sz w:val="32"/>
          <w:szCs w:val="32"/>
        </w:rPr>
        <w:t>二、</w:t>
      </w:r>
      <w:r>
        <w:rPr>
          <w:rFonts w:hint="eastAsia" w:ascii="黑体" w:hAnsi="黑体" w:eastAsia="黑体" w:cs="黑体"/>
          <w:spacing w:val="0"/>
          <w:sz w:val="32"/>
          <w:szCs w:val="32"/>
          <w:lang w:eastAsia="zh-CN"/>
        </w:rPr>
        <w:t>会议</w:t>
      </w:r>
      <w:r>
        <w:rPr>
          <w:rFonts w:hint="eastAsia" w:ascii="黑体" w:hAnsi="黑体" w:eastAsia="黑体" w:cs="黑体"/>
          <w:spacing w:val="0"/>
          <w:sz w:val="32"/>
          <w:szCs w:val="32"/>
        </w:rPr>
        <w:t>地点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pacing w:val="0"/>
          <w:sz w:val="32"/>
          <w:szCs w:val="32"/>
          <w:lang w:val="en" w:eastAsia="zh-CN"/>
        </w:rPr>
      </w:pPr>
      <w:r>
        <w:rPr>
          <w:rFonts w:hint="eastAsia" w:ascii="仿宋_GB2312" w:hAnsi="仿宋_GB2312" w:eastAsia="仿宋_GB2312" w:cs="仿宋_GB2312"/>
          <w:spacing w:val="0"/>
          <w:sz w:val="32"/>
          <w:szCs w:val="32"/>
        </w:rPr>
        <w:t>机关大厦</w:t>
      </w:r>
      <w:r>
        <w:rPr>
          <w:rFonts w:hint="eastAsia" w:ascii="仿宋_GB2312" w:hAnsi="仿宋_GB2312" w:eastAsia="仿宋_GB2312" w:cs="仿宋_GB2312"/>
          <w:spacing w:val="0"/>
          <w:sz w:val="32"/>
          <w:szCs w:val="32"/>
          <w:lang w:val="en-US" w:eastAsia="zh-CN"/>
        </w:rPr>
        <w:t>1504</w:t>
      </w:r>
      <w:r>
        <w:rPr>
          <w:rFonts w:hint="eastAsia" w:ascii="仿宋_GB2312" w:hAnsi="仿宋_GB2312" w:eastAsia="仿宋_GB2312" w:cs="仿宋_GB2312"/>
          <w:spacing w:val="0"/>
          <w:sz w:val="32"/>
          <w:szCs w:val="32"/>
          <w:lang w:val="en" w:eastAsia="zh-CN"/>
        </w:rPr>
        <w:t>会议室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pacing w:val="0"/>
          <w:sz w:val="32"/>
          <w:szCs w:val="32"/>
        </w:rPr>
      </w:pPr>
      <w:r>
        <w:rPr>
          <w:rFonts w:hint="eastAsia" w:ascii="黑体" w:hAnsi="黑体" w:eastAsia="黑体" w:cs="黑体"/>
          <w:spacing w:val="0"/>
          <w:sz w:val="32"/>
          <w:szCs w:val="32"/>
        </w:rPr>
        <w:t>三、参</w:t>
      </w:r>
      <w:r>
        <w:rPr>
          <w:rFonts w:hint="eastAsia" w:ascii="黑体" w:hAnsi="黑体" w:eastAsia="黑体" w:cs="黑体"/>
          <w:spacing w:val="0"/>
          <w:sz w:val="32"/>
          <w:szCs w:val="32"/>
          <w:lang w:eastAsia="zh-CN"/>
        </w:rPr>
        <w:t>加</w:t>
      </w:r>
      <w:r>
        <w:rPr>
          <w:rFonts w:hint="eastAsia" w:ascii="黑体" w:hAnsi="黑体" w:eastAsia="黑体" w:cs="黑体"/>
          <w:spacing w:val="0"/>
          <w:sz w:val="32"/>
          <w:szCs w:val="32"/>
        </w:rPr>
        <w:t>对象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pacing w:val="0"/>
          <w:sz w:val="32"/>
          <w:szCs w:val="32"/>
          <w:lang w:eastAsia="zh-CN"/>
        </w:rPr>
      </w:pPr>
      <w:r>
        <w:rPr>
          <w:rFonts w:hint="eastAsia" w:ascii="仿宋_GB2312" w:eastAsia="仿宋_GB2312"/>
          <w:spacing w:val="0"/>
          <w:sz w:val="32"/>
          <w:szCs w:val="32"/>
        </w:rPr>
        <w:t>1.省委网信办</w:t>
      </w:r>
      <w:r>
        <w:rPr>
          <w:rFonts w:hint="eastAsia" w:ascii="仿宋_GB2312" w:eastAsia="仿宋_GB2312"/>
          <w:spacing w:val="0"/>
          <w:sz w:val="32"/>
          <w:szCs w:val="32"/>
          <w:lang w:eastAsia="zh-CN"/>
        </w:rPr>
        <w:t>室务会议成员，二级巡视员；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pacing w:val="0"/>
          <w:sz w:val="32"/>
          <w:szCs w:val="32"/>
          <w:lang w:eastAsia="zh-CN"/>
        </w:rPr>
      </w:pPr>
      <w:r>
        <w:rPr>
          <w:rFonts w:hint="eastAsia" w:ascii="仿宋_GB2312" w:eastAsia="仿宋_GB2312"/>
          <w:spacing w:val="0"/>
          <w:sz w:val="32"/>
          <w:szCs w:val="32"/>
        </w:rPr>
        <w:t>2.</w:t>
      </w:r>
      <w:r>
        <w:rPr>
          <w:rFonts w:hint="eastAsia" w:ascii="仿宋_GB2312" w:eastAsia="仿宋_GB2312"/>
          <w:spacing w:val="0"/>
          <w:sz w:val="32"/>
          <w:szCs w:val="32"/>
          <w:lang w:eastAsia="zh-CN"/>
        </w:rPr>
        <w:t>省委第八巡回指导组成员；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ins w:id="6" w:author="余华" w:date="2023-06-02T16:48:41Z"/>
          <w:rFonts w:hint="eastAsia" w:ascii="仿宋_GB2312" w:eastAsia="仿宋_GB2312"/>
          <w:color w:val="auto"/>
          <w:spacing w:val="0"/>
          <w:sz w:val="32"/>
          <w:szCs w:val="32"/>
          <w:lang w:val="en-US" w:eastAsia="zh-CN"/>
        </w:rPr>
      </w:pPr>
      <w:r>
        <w:rPr>
          <w:rFonts w:hint="eastAsia" w:ascii="仿宋_GB2312" w:eastAsia="仿宋_GB2312"/>
          <w:color w:val="auto"/>
          <w:spacing w:val="0"/>
          <w:sz w:val="32"/>
          <w:szCs w:val="32"/>
          <w:lang w:val="en-US" w:eastAsia="zh-CN"/>
        </w:rPr>
        <w:t>3.</w:t>
      </w:r>
      <w:ins w:id="7" w:author="余华" w:date="2023-06-02T16:48:44Z">
        <w:r>
          <w:rPr>
            <w:rFonts w:hint="eastAsia" w:ascii="仿宋_GB2312" w:eastAsia="仿宋_GB2312"/>
            <w:color w:val="auto"/>
            <w:spacing w:val="0"/>
            <w:sz w:val="32"/>
            <w:szCs w:val="32"/>
            <w:lang w:val="en-US" w:eastAsia="zh-CN"/>
          </w:rPr>
          <w:t>省</w:t>
        </w:r>
      </w:ins>
      <w:ins w:id="8" w:author="余华" w:date="2023-06-02T16:48:45Z">
        <w:r>
          <w:rPr>
            <w:rFonts w:hint="eastAsia" w:ascii="仿宋_GB2312" w:eastAsia="仿宋_GB2312"/>
            <w:color w:val="auto"/>
            <w:spacing w:val="0"/>
            <w:sz w:val="32"/>
            <w:szCs w:val="32"/>
            <w:lang w:val="en-US" w:eastAsia="zh-CN"/>
          </w:rPr>
          <w:t>直</w:t>
        </w:r>
      </w:ins>
      <w:ins w:id="9" w:author="余华" w:date="2023-06-02T16:48:47Z">
        <w:r>
          <w:rPr>
            <w:rFonts w:hint="eastAsia" w:ascii="仿宋_GB2312" w:eastAsia="仿宋_GB2312"/>
            <w:color w:val="auto"/>
            <w:spacing w:val="0"/>
            <w:sz w:val="32"/>
            <w:szCs w:val="32"/>
            <w:lang w:val="en-US" w:eastAsia="zh-CN"/>
          </w:rPr>
          <w:t>机关</w:t>
        </w:r>
      </w:ins>
      <w:ins w:id="10" w:author="余华" w:date="2023-06-02T16:48:48Z">
        <w:r>
          <w:rPr>
            <w:rFonts w:hint="eastAsia" w:ascii="仿宋_GB2312" w:eastAsia="仿宋_GB2312"/>
            <w:color w:val="auto"/>
            <w:spacing w:val="0"/>
            <w:sz w:val="32"/>
            <w:szCs w:val="32"/>
            <w:lang w:val="en-US" w:eastAsia="zh-CN"/>
          </w:rPr>
          <w:t>工委</w:t>
        </w:r>
      </w:ins>
      <w:ins w:id="11" w:author="余华" w:date="2023-06-02T16:58:44Z">
        <w:r>
          <w:rPr>
            <w:rFonts w:hint="eastAsia" w:ascii="仿宋_GB2312" w:eastAsia="仿宋_GB2312"/>
            <w:color w:val="auto"/>
            <w:spacing w:val="0"/>
            <w:sz w:val="32"/>
            <w:szCs w:val="32"/>
            <w:lang w:val="en-US" w:eastAsia="zh-CN"/>
          </w:rPr>
          <w:t>有关</w:t>
        </w:r>
      </w:ins>
      <w:ins w:id="12" w:author="余华" w:date="2023-06-02T16:58:45Z">
        <w:r>
          <w:rPr>
            <w:rFonts w:hint="eastAsia" w:ascii="仿宋_GB2312" w:eastAsia="仿宋_GB2312"/>
            <w:color w:val="auto"/>
            <w:spacing w:val="0"/>
            <w:sz w:val="32"/>
            <w:szCs w:val="32"/>
            <w:lang w:val="en-US" w:eastAsia="zh-CN"/>
          </w:rPr>
          <w:t>同志</w:t>
        </w:r>
      </w:ins>
      <w:ins w:id="13" w:author="余华" w:date="2023-06-02T16:48:53Z">
        <w:r>
          <w:rPr>
            <w:rFonts w:hint="eastAsia" w:ascii="仿宋_GB2312" w:eastAsia="仿宋_GB2312"/>
            <w:color w:val="auto"/>
            <w:spacing w:val="0"/>
            <w:sz w:val="32"/>
            <w:szCs w:val="32"/>
            <w:lang w:val="en-US" w:eastAsia="zh-CN"/>
          </w:rPr>
          <w:t>；</w:t>
        </w:r>
      </w:ins>
    </w:p>
    <w:p>
      <w:pPr>
        <w:spacing w:line="560" w:lineRule="exact"/>
        <w:ind w:firstLine="640" w:firstLineChars="200"/>
        <w:rPr>
          <w:rFonts w:hint="eastAsia"/>
          <w:lang w:eastAsia="zh-CN"/>
        </w:rPr>
        <w:pPrChange w:id="14" w:author="余华" w:date="2023-06-02T16:49:00Z">
          <w:pPr>
            <w:pStyle w:val="2"/>
          </w:pPr>
        </w:pPrChange>
      </w:pPr>
      <w:ins w:id="15" w:author="余华" w:date="2023-06-02T16:48:55Z">
        <w:r>
          <w:rPr>
            <w:rFonts w:hint="eastAsia" w:ascii="仿宋_GB2312" w:eastAsia="仿宋_GB2312"/>
            <w:color w:val="auto"/>
            <w:spacing w:val="0"/>
            <w:sz w:val="32"/>
            <w:szCs w:val="32"/>
            <w:lang w:val="en-US" w:eastAsia="zh-CN"/>
          </w:rPr>
          <w:t>4</w:t>
        </w:r>
      </w:ins>
      <w:ins w:id="16" w:author="余华" w:date="2023-06-02T16:48:56Z">
        <w:r>
          <w:rPr>
            <w:rFonts w:hint="eastAsia" w:ascii="仿宋_GB2312" w:eastAsia="仿宋_GB2312"/>
            <w:color w:val="auto"/>
            <w:spacing w:val="0"/>
            <w:sz w:val="32"/>
            <w:szCs w:val="32"/>
            <w:lang w:val="en-US" w:eastAsia="zh-CN"/>
          </w:rPr>
          <w:t>.</w:t>
        </w:r>
      </w:ins>
      <w:r>
        <w:rPr>
          <w:rFonts w:hint="eastAsia" w:ascii="仿宋_GB2312" w:eastAsia="仿宋_GB2312"/>
          <w:color w:val="auto"/>
          <w:spacing w:val="0"/>
          <w:sz w:val="32"/>
          <w:szCs w:val="32"/>
        </w:rPr>
        <w:t>省委网信办</w:t>
      </w:r>
      <w:r>
        <w:rPr>
          <w:rFonts w:hint="eastAsia" w:ascii="仿宋_GB2312" w:eastAsia="仿宋_GB2312"/>
          <w:color w:val="auto"/>
          <w:spacing w:val="0"/>
          <w:sz w:val="32"/>
          <w:szCs w:val="32"/>
          <w:lang w:eastAsia="zh-CN"/>
        </w:rPr>
        <w:t>各处室、直属事业单位、闽盾公司负责人，以及</w:t>
      </w:r>
      <w:r>
        <w:rPr>
          <w:rFonts w:hint="eastAsia" w:ascii="仿宋_GB2312" w:eastAsia="仿宋_GB2312"/>
          <w:color w:val="auto"/>
          <w:spacing w:val="0"/>
          <w:sz w:val="32"/>
          <w:szCs w:val="32"/>
          <w:lang w:val="en-US" w:eastAsia="zh-CN"/>
        </w:rPr>
        <w:t>办青年理论学习小组青年代表</w:t>
      </w:r>
      <w:r>
        <w:rPr>
          <w:rFonts w:hint="eastAsia" w:ascii="仿宋_GB2312" w:eastAsia="仿宋_GB2312"/>
          <w:color w:val="auto"/>
          <w:spacing w:val="0"/>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pacing w:val="0"/>
          <w:sz w:val="32"/>
          <w:szCs w:val="32"/>
          <w:lang w:eastAsia="zh-CN"/>
        </w:rPr>
      </w:pPr>
      <w:r>
        <w:rPr>
          <w:rFonts w:hint="eastAsia" w:ascii="黑体" w:hAnsi="黑体" w:eastAsia="黑体" w:cs="黑体"/>
          <w:spacing w:val="0"/>
          <w:sz w:val="32"/>
          <w:szCs w:val="32"/>
          <w:lang w:eastAsia="zh-CN"/>
        </w:rPr>
        <w:t>四</w:t>
      </w:r>
      <w:r>
        <w:rPr>
          <w:rFonts w:hint="eastAsia" w:ascii="黑体" w:hAnsi="黑体" w:eastAsia="黑体" w:cs="黑体"/>
          <w:spacing w:val="0"/>
          <w:sz w:val="32"/>
          <w:szCs w:val="32"/>
        </w:rPr>
        <w:t>、</w:t>
      </w:r>
      <w:r>
        <w:rPr>
          <w:rFonts w:hint="eastAsia" w:ascii="黑体" w:hAnsi="黑体" w:eastAsia="黑体" w:cs="黑体"/>
          <w:spacing w:val="0"/>
          <w:sz w:val="32"/>
          <w:szCs w:val="32"/>
          <w:lang w:eastAsia="zh-CN"/>
        </w:rPr>
        <w:t>学习主题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spacing w:val="0"/>
          <w:sz w:val="32"/>
          <w:szCs w:val="32"/>
          <w:lang w:eastAsia="zh-CN"/>
        </w:rPr>
      </w:pPr>
      <w:r>
        <w:rPr>
          <w:rFonts w:hint="eastAsia" w:ascii="仿宋_GB2312" w:hAnsi="Times New Roman" w:eastAsia="仿宋_GB2312" w:cs="Times New Roman"/>
          <w:spacing w:val="0"/>
          <w:sz w:val="32"/>
          <w:szCs w:val="32"/>
          <w:lang w:val="en-US" w:eastAsia="zh-CN"/>
        </w:rPr>
        <w:t>认真贯彻落实学习贯彻习近平新时代中国特色社会主义思想主题教育的部署要求，深入学习《习近平关于调查研究论述摘编》《习近平同志在福建工作期间关于调查研究的重要要求摘录》</w:t>
      </w:r>
      <w:r>
        <w:rPr>
          <w:rFonts w:hint="eastAsia" w:ascii="仿宋_GB2312" w:hAnsi="Times New Roman" w:eastAsia="仿宋_GB2312" w:cs="Times New Roman"/>
          <w:spacing w:val="0"/>
          <w:sz w:val="32"/>
          <w:szCs w:val="32"/>
          <w:lang w:eastAsia="zh-CN"/>
        </w:rPr>
        <w:t>深刻认识在全党大兴调查研究的重要意义，增强做好调查研究的思想自觉、政治自觉、行动自觉。</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pacing w:val="0"/>
          <w:sz w:val="32"/>
          <w:szCs w:val="32"/>
          <w:lang w:eastAsia="zh-CN"/>
        </w:rPr>
      </w:pPr>
      <w:r>
        <w:rPr>
          <w:rFonts w:hint="eastAsia" w:ascii="黑体" w:hAnsi="黑体" w:eastAsia="黑体" w:cs="黑体"/>
          <w:spacing w:val="0"/>
          <w:sz w:val="32"/>
          <w:szCs w:val="32"/>
          <w:lang w:eastAsia="zh-CN"/>
        </w:rPr>
        <w:t>五、</w:t>
      </w:r>
      <w:r>
        <w:rPr>
          <w:rFonts w:hint="eastAsia" w:ascii="黑体" w:hAnsi="黑体" w:eastAsia="黑体" w:cs="黑体"/>
          <w:spacing w:val="0"/>
          <w:sz w:val="32"/>
          <w:szCs w:val="32"/>
        </w:rPr>
        <w:t>会议</w:t>
      </w:r>
      <w:r>
        <w:rPr>
          <w:rFonts w:hint="eastAsia" w:ascii="黑体" w:hAnsi="黑体" w:eastAsia="黑体" w:cs="黑体"/>
          <w:spacing w:val="0"/>
          <w:sz w:val="32"/>
          <w:szCs w:val="32"/>
          <w:lang w:eastAsia="zh-CN"/>
        </w:rPr>
        <w:t>议程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color w:val="auto"/>
          <w:spacing w:val="0"/>
          <w:sz w:val="32"/>
          <w:szCs w:val="32"/>
          <w:lang w:val="en-US" w:eastAsia="zh-CN"/>
        </w:rPr>
      </w:pPr>
      <w:r>
        <w:rPr>
          <w:rFonts w:hint="eastAsia" w:ascii="仿宋_GB2312" w:hAnsi="仿宋_GB2312" w:eastAsia="仿宋_GB2312" w:cs="仿宋_GB2312"/>
          <w:spacing w:val="0"/>
          <w:sz w:val="32"/>
          <w:szCs w:val="32"/>
        </w:rPr>
        <w:t>省委网信办主任张远主持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spacing w:val="0"/>
          <w:sz w:val="32"/>
          <w:szCs w:val="32"/>
          <w:lang w:val="en-US" w:eastAsia="zh-CN"/>
        </w:rPr>
      </w:pPr>
      <w:r>
        <w:rPr>
          <w:rFonts w:hint="eastAsia" w:ascii="仿宋_GB2312" w:hAnsi="Times New Roman" w:eastAsia="仿宋_GB2312" w:cs="Times New Roman"/>
          <w:spacing w:val="0"/>
          <w:sz w:val="32"/>
          <w:szCs w:val="32"/>
          <w:lang w:val="en-US" w:eastAsia="zh-CN"/>
        </w:rPr>
        <w:t>（一）原原本本学《习近平同志在福建工作期间关于调查研究的重要要求摘录》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spacing w:val="0"/>
          <w:sz w:val="32"/>
          <w:szCs w:val="32"/>
          <w:lang w:val="en-US" w:eastAsia="zh-CN"/>
        </w:rPr>
      </w:pPr>
      <w:r>
        <w:rPr>
          <w:rFonts w:hint="eastAsia" w:ascii="仿宋_GB2312" w:hAnsi="Times New Roman" w:eastAsia="仿宋_GB2312" w:cs="Times New Roman"/>
          <w:spacing w:val="0"/>
          <w:sz w:val="32"/>
          <w:szCs w:val="32"/>
          <w:lang w:val="en-US" w:eastAsia="zh-CN"/>
        </w:rPr>
        <w:t>1.杨晓冬同志诵读《摘录》中调查研究的重要性、调查研究的方式方法、提高调查研究实效、领导干部带头开展调查研究以及在调查研究中践行群众路线篇章中的部分重点内容（详见附件2）；</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spacing w:val="0"/>
          <w:sz w:val="32"/>
          <w:szCs w:val="32"/>
          <w:lang w:val="en-US" w:eastAsia="zh-CN"/>
        </w:rPr>
      </w:pPr>
      <w:r>
        <w:rPr>
          <w:rFonts w:hint="eastAsia" w:ascii="仿宋_GB2312" w:hAnsi="Times New Roman" w:eastAsia="仿宋_GB2312" w:cs="Times New Roman"/>
          <w:spacing w:val="0"/>
          <w:sz w:val="32"/>
          <w:szCs w:val="32"/>
          <w:lang w:val="en-US" w:eastAsia="zh-CN"/>
        </w:rPr>
        <w:t>2.刘建斌同志诵读《摘录》中调查研究要点面结合、调研工作务求“深、实、细、准、效”部分（详见附件2）；</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eastAsia="仿宋_GB2312"/>
          <w:spacing w:val="0"/>
          <w:sz w:val="32"/>
          <w:szCs w:val="32"/>
          <w:lang w:val="en-US" w:eastAsia="zh-CN"/>
        </w:rPr>
      </w:pPr>
      <w:r>
        <w:rPr>
          <w:rFonts w:hint="eastAsia" w:ascii="仿宋_GB2312" w:hAnsi="Times New Roman" w:eastAsia="仿宋_GB2312" w:cs="Times New Roman"/>
          <w:spacing w:val="0"/>
          <w:sz w:val="32"/>
          <w:szCs w:val="32"/>
          <w:lang w:val="en-US" w:eastAsia="zh-CN"/>
        </w:rPr>
        <w:t>（二）进行专题学习研讨，由办领导黄逸群、刘学全作重点发言，温云荣、黄书锭</w:t>
      </w:r>
      <w:r>
        <w:rPr>
          <w:rFonts w:hint="eastAsia" w:ascii="仿宋_GB2312" w:eastAsia="仿宋_GB2312"/>
          <w:spacing w:val="0"/>
          <w:sz w:val="32"/>
          <w:szCs w:val="32"/>
          <w:lang w:val="en-US" w:eastAsia="zh-CN"/>
        </w:rPr>
        <w:t>同志以及青年代表林深作学习发言；</w:t>
      </w:r>
      <w:r>
        <w:rPr>
          <w:rFonts w:hint="eastAsia" w:ascii="楷体_GB2312" w:hAnsi="楷体_GB2312" w:eastAsia="楷体_GB2312" w:cs="楷体_GB2312"/>
          <w:b/>
          <w:bCs/>
          <w:spacing w:val="0"/>
          <w:sz w:val="32"/>
          <w:szCs w:val="36"/>
          <w:lang w:val="en-US" w:eastAsia="zh-CN"/>
        </w:rPr>
        <w:t>（发言时间控制在5</w:t>
      </w:r>
      <w:r>
        <w:rPr>
          <w:rFonts w:hint="eastAsia" w:ascii="楷体_GB2312" w:hAnsi="楷体_GB2312" w:eastAsia="楷体_GB2312" w:cs="楷体_GB2312"/>
          <w:b/>
          <w:bCs/>
          <w:spacing w:val="0"/>
          <w:sz w:val="32"/>
          <w:szCs w:val="36"/>
          <w:lang w:eastAsia="zh-CN"/>
        </w:rPr>
        <w:t>分钟左右）。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pacing w:val="0"/>
          <w:sz w:val="32"/>
          <w:szCs w:val="32"/>
          <w:lang w:eastAsia="zh-CN"/>
        </w:rPr>
      </w:pPr>
      <w:r>
        <w:rPr>
          <w:rFonts w:hint="eastAsia" w:ascii="黑体" w:hAnsi="黑体" w:eastAsia="黑体" w:cs="黑体"/>
          <w:spacing w:val="0"/>
          <w:sz w:val="32"/>
          <w:szCs w:val="32"/>
          <w:lang w:eastAsia="zh-CN"/>
        </w:rPr>
        <w:t>六、有关事项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color w:val="auto"/>
          <w:spacing w:val="0"/>
          <w:sz w:val="32"/>
          <w:szCs w:val="32"/>
          <w:lang w:val="en-US" w:eastAsia="zh-CN"/>
        </w:rPr>
      </w:pPr>
      <w:r>
        <w:rPr>
          <w:rFonts w:hint="eastAsia" w:ascii="仿宋_GB2312" w:eastAsia="仿宋_GB2312"/>
          <w:spacing w:val="0"/>
          <w:sz w:val="32"/>
          <w:szCs w:val="32"/>
          <w:lang w:val="en-US" w:eastAsia="zh-CN"/>
        </w:rPr>
        <w:t>1.</w:t>
      </w:r>
      <w:r>
        <w:rPr>
          <w:rFonts w:hint="default" w:ascii="仿宋_GB2312" w:eastAsia="仿宋_GB2312"/>
          <w:spacing w:val="0"/>
          <w:sz w:val="32"/>
          <w:szCs w:val="32"/>
          <w:lang w:val="en" w:eastAsia="zh-CN"/>
        </w:rPr>
        <w:t>机关党委负责提供张远主任讲话初稿，</w:t>
      </w:r>
      <w:r>
        <w:rPr>
          <w:rFonts w:hint="eastAsia" w:ascii="仿宋_GB2312" w:eastAsia="仿宋_GB2312"/>
          <w:spacing w:val="0"/>
          <w:sz w:val="32"/>
          <w:szCs w:val="32"/>
          <w:lang w:val="en-US" w:eastAsia="zh-CN"/>
        </w:rPr>
        <w:t>综合处负责</w:t>
      </w:r>
      <w:r>
        <w:rPr>
          <w:rFonts w:hint="default" w:ascii="仿宋_GB2312" w:eastAsia="仿宋_GB2312"/>
          <w:spacing w:val="0"/>
          <w:sz w:val="32"/>
          <w:szCs w:val="32"/>
          <w:lang w:val="en" w:eastAsia="zh-CN"/>
        </w:rPr>
        <w:t>定稿</w:t>
      </w:r>
      <w:r>
        <w:rPr>
          <w:rFonts w:hint="eastAsia" w:ascii="仿宋_GB2312" w:hAnsi="Times New Roman" w:eastAsia="仿宋_GB2312" w:cs="Times New Roman"/>
          <w:color w:val="auto"/>
          <w:spacing w:val="0"/>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color w:val="auto"/>
          <w:spacing w:val="0"/>
          <w:sz w:val="32"/>
          <w:szCs w:val="32"/>
          <w:lang w:val="en-US" w:eastAsia="zh-CN"/>
        </w:rPr>
      </w:pPr>
      <w:r>
        <w:rPr>
          <w:rFonts w:hint="eastAsia" w:ascii="仿宋_GB2312" w:eastAsia="仿宋_GB2312"/>
          <w:spacing w:val="0"/>
          <w:sz w:val="32"/>
          <w:szCs w:val="32"/>
          <w:lang w:val="en-US" w:eastAsia="zh-CN"/>
        </w:rPr>
        <w:t>2.机关党委负责起草主持词，做好会务工作；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Times New Roman" w:eastAsia="仿宋_GB2312" w:cs="Times New Roman"/>
          <w:color w:val="auto"/>
          <w:spacing w:val="0"/>
          <w:sz w:val="32"/>
          <w:szCs w:val="32"/>
          <w:lang w:val="en-US" w:eastAsia="zh-CN"/>
        </w:rPr>
      </w:pPr>
      <w:r>
        <w:rPr>
          <w:rFonts w:hint="eastAsia" w:ascii="仿宋_GB2312" w:hAnsi="Times New Roman" w:eastAsia="仿宋_GB2312" w:cs="Times New Roman"/>
          <w:color w:val="auto"/>
          <w:spacing w:val="0"/>
          <w:sz w:val="32"/>
          <w:szCs w:val="32"/>
          <w:lang w:val="en-US" w:eastAsia="zh-CN"/>
        </w:rPr>
        <w:t>3.传播处负责现场摄影、摄像。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color w:val="auto"/>
          <w:spacing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color w:val="auto"/>
          <w:spacing w:val="0"/>
          <w:sz w:val="32"/>
          <w:szCs w:val="32"/>
          <w:lang w:val="en-US" w:eastAsia="zh-CN"/>
        </w:rPr>
      </w:pPr>
      <w:r>
        <w:rPr>
          <w:rFonts w:hint="eastAsia" w:ascii="仿宋_GB2312" w:hAnsi="Times New Roman" w:eastAsia="仿宋_GB2312" w:cs="Times New Roman"/>
          <w:color w:val="auto"/>
          <w:spacing w:val="0"/>
          <w:sz w:val="32"/>
          <w:szCs w:val="32"/>
          <w:lang w:val="en-US" w:eastAsia="zh-CN"/>
        </w:rPr>
        <w:t>附件：1. 2023年省委网信办室务会议理论学习中心组</w:t>
      </w:r>
    </w:p>
    <w:p>
      <w:pPr>
        <w:keepNext w:val="0"/>
        <w:keepLines w:val="0"/>
        <w:pageBreakBefore w:val="0"/>
        <w:widowControl w:val="0"/>
        <w:kinsoku/>
        <w:wordWrap/>
        <w:overflowPunct/>
        <w:topLinePunct w:val="0"/>
        <w:autoSpaceDE/>
        <w:autoSpaceDN/>
        <w:bidi w:val="0"/>
        <w:adjustRightInd/>
        <w:snapToGrid/>
        <w:spacing w:line="560" w:lineRule="exact"/>
        <w:ind w:firstLine="2240" w:firstLineChars="700"/>
        <w:textAlignment w:val="auto"/>
        <w:rPr>
          <w:rFonts w:hint="eastAsia" w:ascii="仿宋_GB2312" w:hAnsi="Times New Roman" w:eastAsia="仿宋_GB2312" w:cs="Times New Roman"/>
          <w:color w:val="auto"/>
          <w:spacing w:val="0"/>
          <w:sz w:val="32"/>
          <w:szCs w:val="32"/>
          <w:lang w:val="en-US" w:eastAsia="zh-CN"/>
        </w:rPr>
      </w:pPr>
      <w:r>
        <w:rPr>
          <w:rFonts w:hint="eastAsia" w:ascii="仿宋_GB2312" w:hAnsi="Times New Roman" w:eastAsia="仿宋_GB2312" w:cs="Times New Roman"/>
          <w:color w:val="auto"/>
          <w:spacing w:val="0"/>
          <w:sz w:val="32"/>
          <w:szCs w:val="32"/>
          <w:lang w:val="en-US" w:eastAsia="zh-CN"/>
        </w:rPr>
        <w:t>学习情况（1-5月）</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1600" w:leftChars="0" w:firstLine="0" w:firstLineChars="0"/>
        <w:textAlignment w:val="auto"/>
        <w:rPr>
          <w:rFonts w:hint="default" w:ascii="仿宋_GB2312" w:hAnsi="Times New Roman" w:eastAsia="仿宋_GB2312" w:cs="Times New Roman"/>
          <w:color w:val="auto"/>
          <w:spacing w:val="0"/>
          <w:sz w:val="32"/>
          <w:szCs w:val="32"/>
          <w:lang w:val="en-US" w:eastAsia="zh-CN"/>
        </w:rPr>
      </w:pPr>
      <w:r>
        <w:rPr>
          <w:rFonts w:hint="eastAsia" w:ascii="仿宋_GB2312" w:hAnsi="Times New Roman" w:eastAsia="仿宋_GB2312" w:cs="Times New Roman"/>
          <w:color w:val="auto"/>
          <w:spacing w:val="0"/>
          <w:sz w:val="32"/>
          <w:szCs w:val="32"/>
          <w:lang w:val="en-US" w:eastAsia="zh-CN"/>
        </w:rPr>
        <w:t>诵读内容（一）（二）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仿宋_GB2312" w:hAnsi="Times New Roman" w:eastAsia="仿宋_GB2312" w:cs="Times New Roman"/>
          <w:color w:val="auto"/>
          <w:spacing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spacing w:val="0"/>
          <w:sz w:val="32"/>
          <w:szCs w:val="32"/>
          <w:lang w:val="en" w:eastAsia="zh-CN"/>
        </w:rPr>
      </w:pPr>
      <w:r>
        <w:rPr>
          <w:rFonts w:hint="eastAsia" w:ascii="仿宋_GB2312" w:hAnsi="Times New Roman" w:eastAsia="仿宋_GB2312" w:cs="Times New Roman"/>
          <w:spacing w:val="0"/>
          <w:sz w:val="32"/>
          <w:szCs w:val="32"/>
          <w:lang w:val="en" w:eastAsia="zh-CN"/>
        </w:rPr>
        <w:t xml:space="preserve">                                   机关党委</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Times New Roman" w:eastAsia="仿宋_GB2312" w:cs="Times New Roman"/>
          <w:spacing w:val="0"/>
          <w:sz w:val="32"/>
          <w:szCs w:val="32"/>
          <w:lang w:val="en" w:eastAsia="zh-CN"/>
        </w:rPr>
      </w:pPr>
      <w:r>
        <w:rPr>
          <w:rFonts w:hint="eastAsia" w:ascii="仿宋_GB2312" w:hAnsi="Times New Roman" w:eastAsia="仿宋_GB2312" w:cs="Times New Roman"/>
          <w:spacing w:val="0"/>
          <w:sz w:val="32"/>
          <w:szCs w:val="32"/>
          <w:lang w:val="en" w:eastAsia="zh-CN"/>
        </w:rPr>
        <w:t xml:space="preserve">                             </w:t>
      </w:r>
      <w:r>
        <w:rPr>
          <w:rFonts w:hint="eastAsia" w:ascii="仿宋_GB2312" w:hAnsi="Times New Roman" w:eastAsia="仿宋_GB2312" w:cs="Times New Roman"/>
          <w:spacing w:val="0"/>
          <w:sz w:val="32"/>
          <w:szCs w:val="32"/>
          <w:lang w:val="en-US" w:eastAsia="zh-CN"/>
        </w:rPr>
        <w:t xml:space="preserve"> </w:t>
      </w:r>
      <w:r>
        <w:rPr>
          <w:rFonts w:hint="eastAsia" w:ascii="仿宋_GB2312" w:hAnsi="Times New Roman" w:eastAsia="仿宋_GB2312" w:cs="Times New Roman"/>
          <w:spacing w:val="0"/>
          <w:sz w:val="32"/>
          <w:szCs w:val="32"/>
          <w:lang w:val="en" w:eastAsia="zh-CN"/>
        </w:rPr>
        <w:t xml:space="preserve"> 202</w:t>
      </w:r>
      <w:r>
        <w:rPr>
          <w:rFonts w:hint="eastAsia" w:ascii="仿宋_GB2312" w:hAnsi="Times New Roman" w:eastAsia="仿宋_GB2312" w:cs="Times New Roman"/>
          <w:spacing w:val="0"/>
          <w:sz w:val="32"/>
          <w:szCs w:val="32"/>
          <w:lang w:val="en-US" w:eastAsia="zh-CN"/>
        </w:rPr>
        <w:t>3</w:t>
      </w:r>
      <w:r>
        <w:rPr>
          <w:rFonts w:hint="eastAsia" w:ascii="仿宋_GB2312" w:hAnsi="Times New Roman" w:eastAsia="仿宋_GB2312" w:cs="Times New Roman"/>
          <w:spacing w:val="0"/>
          <w:sz w:val="32"/>
          <w:szCs w:val="32"/>
          <w:lang w:val="en" w:eastAsia="zh-CN"/>
        </w:rPr>
        <w:t>年</w:t>
      </w:r>
      <w:r>
        <w:rPr>
          <w:rFonts w:hint="eastAsia" w:ascii="仿宋_GB2312" w:hAnsi="Times New Roman" w:eastAsia="仿宋_GB2312" w:cs="Times New Roman"/>
          <w:spacing w:val="0"/>
          <w:sz w:val="32"/>
          <w:szCs w:val="32"/>
          <w:lang w:val="en-US" w:eastAsia="zh-CN"/>
        </w:rPr>
        <w:t>6</w:t>
      </w:r>
      <w:r>
        <w:rPr>
          <w:rFonts w:hint="eastAsia" w:ascii="仿宋_GB2312" w:hAnsi="Times New Roman" w:eastAsia="仿宋_GB2312" w:cs="Times New Roman"/>
          <w:spacing w:val="0"/>
          <w:sz w:val="32"/>
          <w:szCs w:val="32"/>
          <w:lang w:val="en" w:eastAsia="zh-CN"/>
        </w:rPr>
        <w:t>月</w:t>
      </w:r>
      <w:r>
        <w:rPr>
          <w:rFonts w:hint="eastAsia" w:ascii="仿宋_GB2312" w:hAnsi="Times New Roman" w:eastAsia="仿宋_GB2312" w:cs="Times New Roman"/>
          <w:spacing w:val="0"/>
          <w:sz w:val="32"/>
          <w:szCs w:val="32"/>
          <w:lang w:val="en-US" w:eastAsia="zh-CN"/>
        </w:rPr>
        <w:t>2</w:t>
      </w:r>
      <w:r>
        <w:rPr>
          <w:rFonts w:hint="eastAsia" w:ascii="仿宋_GB2312" w:hAnsi="Times New Roman" w:eastAsia="仿宋_GB2312" w:cs="Times New Roman"/>
          <w:spacing w:val="0"/>
          <w:sz w:val="32"/>
          <w:szCs w:val="32"/>
          <w:lang w:val="en" w:eastAsia="zh-CN"/>
        </w:rPr>
        <w:t>日</w:t>
      </w:r>
    </w:p>
    <w:p>
      <w:pPr>
        <w:pStyle w:val="2"/>
        <w:jc w:val="both"/>
        <w:rPr>
          <w:rFonts w:hint="default" w:ascii="黑体" w:hAnsi="黑体" w:eastAsia="黑体" w:cs="黑体"/>
          <w:sz w:val="32"/>
          <w:szCs w:val="32"/>
          <w:lang w:val="en-US" w:eastAsia="zh-CN"/>
        </w:rPr>
      </w:pPr>
      <w:r>
        <w:rPr>
          <w:rFonts w:hint="eastAsia"/>
          <w:lang w:val="en" w:eastAsia="zh-CN"/>
        </w:rPr>
        <w:br w:type="page"/>
      </w:r>
      <w:r>
        <w:rPr>
          <w:rFonts w:hint="eastAsia" w:ascii="黑体" w:hAnsi="黑体" w:eastAsia="黑体" w:cs="黑体"/>
          <w:sz w:val="32"/>
          <w:szCs w:val="32"/>
          <w:lang w:val="en" w:eastAsia="zh-CN"/>
        </w:rPr>
        <w:t>附件</w:t>
      </w:r>
      <w:r>
        <w:rPr>
          <w:rFonts w:hint="eastAsia" w:ascii="黑体" w:hAnsi="黑体" w:eastAsia="黑体" w:cs="黑体"/>
          <w:sz w:val="32"/>
          <w:szCs w:val="32"/>
          <w:lang w:val="en-US" w:eastAsia="zh-CN"/>
        </w:rPr>
        <w:t>1</w:t>
      </w:r>
    </w:p>
    <w:p>
      <w:pPr>
        <w:pStyle w:val="2"/>
        <w:jc w:val="center"/>
        <w:rPr>
          <w:rFonts w:hint="eastAsia" w:ascii="方正小标宋简体" w:hAnsi="方正小标宋简体" w:eastAsia="方正小标宋简体" w:cs="方正小标宋简体"/>
          <w:sz w:val="36"/>
          <w:szCs w:val="36"/>
          <w:lang w:val="en" w:eastAsia="zh-CN"/>
        </w:rPr>
      </w:pPr>
      <w:r>
        <w:rPr>
          <w:rFonts w:hint="eastAsia" w:ascii="方正小标宋简体" w:hAnsi="方正小标宋简体" w:eastAsia="方正小标宋简体" w:cs="方正小标宋简体"/>
          <w:sz w:val="36"/>
          <w:szCs w:val="36"/>
          <w:lang w:val="en" w:eastAsia="zh-CN"/>
        </w:rPr>
        <w:t>2023年省委网信办室务会议理论学习中心组学习情况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1164"/>
        <w:gridCol w:w="4428"/>
        <w:gridCol w:w="1032"/>
        <w:gridCol w:w="12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widowControl/>
              <w:suppressLineNumbers w:val="0"/>
              <w:jc w:val="center"/>
              <w:textAlignment w:val="center"/>
              <w:rPr>
                <w:rFonts w:hint="eastAsia"/>
                <w:sz w:val="32"/>
                <w:szCs w:val="32"/>
                <w:vertAlign w:val="baseline"/>
                <w:lang w:val="en" w:eastAsia="zh-CN"/>
              </w:rPr>
            </w:pPr>
            <w:r>
              <w:rPr>
                <w:rFonts w:hint="eastAsia" w:ascii="黑体" w:hAnsi="宋体" w:eastAsia="黑体" w:cs="黑体"/>
                <w:i w:val="0"/>
                <w:iCs w:val="0"/>
                <w:color w:val="000000"/>
                <w:kern w:val="0"/>
                <w:sz w:val="32"/>
                <w:szCs w:val="32"/>
                <w:u w:val="none"/>
                <w:lang w:val="en-US" w:eastAsia="zh-CN" w:bidi="ar"/>
              </w:rPr>
              <w:t>时间</w:t>
            </w:r>
          </w:p>
        </w:tc>
        <w:tc>
          <w:tcPr>
            <w:tcW w:w="1164" w:type="dxa"/>
            <w:noWrap w:val="0"/>
            <w:vAlign w:val="center"/>
          </w:tcPr>
          <w:p>
            <w:pPr>
              <w:keepNext w:val="0"/>
              <w:keepLines w:val="0"/>
              <w:widowControl/>
              <w:suppressLineNumbers w:val="0"/>
              <w:jc w:val="center"/>
              <w:textAlignment w:val="center"/>
              <w:rPr>
                <w:rFonts w:hint="eastAsia"/>
                <w:sz w:val="32"/>
                <w:szCs w:val="32"/>
                <w:vertAlign w:val="baseline"/>
                <w:lang w:val="en" w:eastAsia="zh-CN"/>
              </w:rPr>
            </w:pPr>
            <w:r>
              <w:rPr>
                <w:rFonts w:hint="eastAsia" w:ascii="黑体" w:hAnsi="宋体" w:eastAsia="黑体" w:cs="黑体"/>
                <w:i w:val="0"/>
                <w:iCs w:val="0"/>
                <w:color w:val="000000"/>
                <w:kern w:val="0"/>
                <w:sz w:val="32"/>
                <w:szCs w:val="32"/>
                <w:u w:val="none"/>
                <w:lang w:val="en-US" w:eastAsia="zh-CN" w:bidi="ar"/>
              </w:rPr>
              <w:t>场次</w:t>
            </w:r>
          </w:p>
        </w:tc>
        <w:tc>
          <w:tcPr>
            <w:tcW w:w="4428" w:type="dxa"/>
            <w:noWrap w:val="0"/>
            <w:vAlign w:val="center"/>
          </w:tcPr>
          <w:p>
            <w:pPr>
              <w:keepNext w:val="0"/>
              <w:keepLines w:val="0"/>
              <w:widowControl/>
              <w:suppressLineNumbers w:val="0"/>
              <w:jc w:val="center"/>
              <w:textAlignment w:val="center"/>
              <w:rPr>
                <w:rFonts w:hint="eastAsia"/>
                <w:sz w:val="32"/>
                <w:szCs w:val="32"/>
                <w:vertAlign w:val="baseline"/>
                <w:lang w:val="en" w:eastAsia="zh-CN"/>
              </w:rPr>
            </w:pPr>
            <w:r>
              <w:rPr>
                <w:rFonts w:hint="eastAsia" w:ascii="黑体" w:hAnsi="宋体" w:eastAsia="黑体" w:cs="黑体"/>
                <w:i w:val="0"/>
                <w:iCs w:val="0"/>
                <w:color w:val="000000"/>
                <w:kern w:val="0"/>
                <w:sz w:val="32"/>
                <w:szCs w:val="32"/>
                <w:u w:val="none"/>
                <w:lang w:val="en-US" w:eastAsia="zh-CN" w:bidi="ar"/>
              </w:rPr>
              <w:t>研讨主题</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sz w:val="32"/>
                <w:szCs w:val="32"/>
                <w:vertAlign w:val="baseline"/>
                <w:lang w:val="en" w:eastAsia="zh-CN"/>
              </w:rPr>
            </w:pPr>
            <w:r>
              <w:rPr>
                <w:rFonts w:hint="eastAsia" w:ascii="黑体" w:hAnsi="宋体" w:eastAsia="黑体" w:cs="黑体"/>
                <w:i w:val="0"/>
                <w:iCs w:val="0"/>
                <w:color w:val="000000"/>
                <w:kern w:val="0"/>
                <w:sz w:val="32"/>
                <w:szCs w:val="32"/>
                <w:u w:val="none"/>
                <w:lang w:val="en-US" w:eastAsia="zh-CN" w:bidi="ar"/>
              </w:rPr>
              <w:t>学习形式</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黑体" w:hAnsi="宋体" w:eastAsia="黑体" w:cs="黑体"/>
                <w:i w:val="0"/>
                <w:iCs w:val="0"/>
                <w:color w:val="000000"/>
                <w:kern w:val="0"/>
                <w:sz w:val="32"/>
                <w:szCs w:val="32"/>
                <w:u w:val="none"/>
                <w:lang w:val="en-US" w:eastAsia="zh-CN" w:bidi="ar"/>
              </w:rPr>
            </w:pPr>
            <w:r>
              <w:rPr>
                <w:rFonts w:hint="eastAsia" w:ascii="黑体" w:hAnsi="宋体" w:eastAsia="黑体" w:cs="黑体"/>
                <w:i w:val="0"/>
                <w:iCs w:val="0"/>
                <w:color w:val="000000"/>
                <w:kern w:val="0"/>
                <w:sz w:val="32"/>
                <w:szCs w:val="32"/>
                <w:u w:val="none"/>
                <w:lang w:val="en-US" w:eastAsia="zh-CN" w:bidi="ar"/>
              </w:rPr>
              <w:t>重点</w:t>
            </w:r>
          </w:p>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sz w:val="32"/>
                <w:szCs w:val="32"/>
                <w:vertAlign w:val="baseline"/>
                <w:lang w:val="en" w:eastAsia="zh-CN"/>
              </w:rPr>
            </w:pPr>
            <w:r>
              <w:rPr>
                <w:rFonts w:hint="eastAsia" w:ascii="黑体" w:hAnsi="宋体" w:eastAsia="黑体" w:cs="黑体"/>
                <w:i w:val="0"/>
                <w:iCs w:val="0"/>
                <w:color w:val="000000"/>
                <w:kern w:val="0"/>
                <w:sz w:val="32"/>
                <w:szCs w:val="32"/>
                <w:u w:val="none"/>
                <w:lang w:val="en-US" w:eastAsia="zh-CN" w:bidi="ar"/>
              </w:rPr>
              <w:t>发言人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widowControl/>
              <w:suppressLineNumbers w:val="0"/>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spacing w:val="-23"/>
                <w:kern w:val="0"/>
                <w:sz w:val="30"/>
                <w:szCs w:val="30"/>
                <w:u w:val="none"/>
                <w:lang w:val="en-US" w:eastAsia="zh-CN" w:bidi="ar"/>
              </w:rPr>
              <w:t>1月16日</w:t>
            </w:r>
          </w:p>
        </w:tc>
        <w:tc>
          <w:tcPr>
            <w:tcW w:w="1164" w:type="dxa"/>
            <w:noWrap w:val="0"/>
            <w:vAlign w:val="center"/>
          </w:tcPr>
          <w:p>
            <w:pPr>
              <w:keepNext w:val="0"/>
              <w:keepLines w:val="0"/>
              <w:widowControl/>
              <w:suppressLineNumbers w:val="0"/>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第1次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习近平总书记在中央政治局民主生活会上的重要讲话精神和省委理论学习中心组学习会会议精神</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学习研讨</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黄逸群</w:t>
            </w:r>
          </w:p>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刘建斌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trPr>
        <w:tc>
          <w:tcPr>
            <w:tcW w:w="1230" w:type="dxa"/>
            <w:noWrap w:val="0"/>
            <w:vAlign w:val="center"/>
          </w:tcPr>
          <w:p>
            <w:pPr>
              <w:keepNext w:val="0"/>
              <w:keepLines w:val="0"/>
              <w:widowControl/>
              <w:suppressLineNumbers w:val="0"/>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spacing w:val="-23"/>
                <w:kern w:val="0"/>
                <w:sz w:val="30"/>
                <w:szCs w:val="30"/>
                <w:u w:val="none"/>
                <w:lang w:val="en-US" w:eastAsia="zh-CN" w:bidi="ar"/>
              </w:rPr>
              <w:t>2月24日</w:t>
            </w:r>
          </w:p>
        </w:tc>
        <w:tc>
          <w:tcPr>
            <w:tcW w:w="1164" w:type="dxa"/>
            <w:noWrap w:val="0"/>
            <w:vAlign w:val="center"/>
          </w:tcPr>
          <w:p>
            <w:pPr>
              <w:keepNext w:val="0"/>
              <w:keepLines w:val="0"/>
              <w:widowControl/>
              <w:suppressLineNumbers w:val="0"/>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第2次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传达《习近平关于军民融合发展论述摘编》</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专题学习</w:t>
            </w:r>
          </w:p>
        </w:tc>
        <w:tc>
          <w:tcPr>
            <w:tcW w:w="1206" w:type="dxa"/>
            <w:noWrap w:val="0"/>
            <w:vAlign w:val="center"/>
          </w:tcPr>
          <w:p>
            <w:pPr>
              <w:jc w:val="center"/>
              <w:rPr>
                <w:rFonts w:hint="eastAsia"/>
                <w:sz w:val="30"/>
                <w:szCs w:val="30"/>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widowControl/>
              <w:suppressLineNumbers w:val="0"/>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spacing w:val="-23"/>
                <w:kern w:val="0"/>
                <w:sz w:val="30"/>
                <w:szCs w:val="30"/>
                <w:u w:val="none"/>
                <w:lang w:val="en-US" w:eastAsia="zh-CN" w:bidi="ar"/>
              </w:rPr>
              <w:t>2月24日</w:t>
            </w:r>
          </w:p>
        </w:tc>
        <w:tc>
          <w:tcPr>
            <w:tcW w:w="1164" w:type="dxa"/>
            <w:noWrap w:val="0"/>
            <w:vAlign w:val="center"/>
          </w:tcPr>
          <w:p>
            <w:pPr>
              <w:keepNext w:val="0"/>
              <w:keepLines w:val="0"/>
              <w:widowControl/>
              <w:suppressLineNumbers w:val="0"/>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第3次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习近平总书记在新进中央委员会的委员、候补委员和省部级主要领导干部学习贯彻习近平新时代中国特色社会主义思想和党的二十大精神研讨班开班式上的重要讲话精神</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学习研讨</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许明峰</w:t>
            </w:r>
          </w:p>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吴宏武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widowControl/>
              <w:suppressLineNumbers w:val="0"/>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spacing w:val="-23"/>
                <w:kern w:val="0"/>
                <w:sz w:val="30"/>
                <w:szCs w:val="30"/>
                <w:u w:val="none"/>
                <w:lang w:val="en-US" w:eastAsia="zh-CN" w:bidi="ar"/>
              </w:rPr>
              <w:t>3月17日</w:t>
            </w:r>
          </w:p>
        </w:tc>
        <w:tc>
          <w:tcPr>
            <w:tcW w:w="1164" w:type="dxa"/>
            <w:noWrap w:val="0"/>
            <w:vAlign w:val="center"/>
          </w:tcPr>
          <w:p>
            <w:pPr>
              <w:keepNext w:val="0"/>
              <w:keepLines w:val="0"/>
              <w:widowControl/>
              <w:suppressLineNumbers w:val="0"/>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第4次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深入学习党的二十届二中全会精神和全国“两会”精神，深刻理解习近平总书记关于网络强国、数字中国的重要思想重要论述。贯彻落实习近平总书记关对深入开展学雷锋活动作出重要指示和义务植树的重要论述。</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现场教学</w:t>
            </w:r>
          </w:p>
        </w:tc>
        <w:tc>
          <w:tcPr>
            <w:tcW w:w="1206" w:type="dxa"/>
            <w:noWrap w:val="0"/>
            <w:vAlign w:val="center"/>
          </w:tcPr>
          <w:p>
            <w:pPr>
              <w:jc w:val="center"/>
              <w:rPr>
                <w:rFonts w:hint="eastAsia"/>
                <w:sz w:val="30"/>
                <w:szCs w:val="30"/>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widowControl/>
              <w:suppressLineNumbers w:val="0"/>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spacing w:val="-23"/>
                <w:kern w:val="0"/>
                <w:sz w:val="30"/>
                <w:szCs w:val="30"/>
                <w:u w:val="none"/>
                <w:lang w:val="en-US" w:eastAsia="zh-CN" w:bidi="ar"/>
              </w:rPr>
              <w:t>3月21日</w:t>
            </w:r>
          </w:p>
        </w:tc>
        <w:tc>
          <w:tcPr>
            <w:tcW w:w="1164" w:type="dxa"/>
            <w:noWrap w:val="0"/>
            <w:vAlign w:val="center"/>
          </w:tcPr>
          <w:p>
            <w:pPr>
              <w:keepNext w:val="0"/>
              <w:keepLines w:val="0"/>
              <w:widowControl/>
              <w:suppressLineNumbers w:val="0"/>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第5次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福州大学计算机与大数据学院院长，闽江学者特聘教授，博士生导师于元隆作主题为“ChatGPt新技术及其可能产生的影响”的专题讲座</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sz w:val="30"/>
                <w:szCs w:val="30"/>
                <w:vertAlign w:val="baseline"/>
                <w:lang w:val="en" w:eastAsia="zh-CN"/>
              </w:rPr>
            </w:pPr>
            <w:r>
              <w:rPr>
                <w:rFonts w:hint="eastAsia" w:ascii="仿宋_GB2312" w:hAnsi="宋体" w:eastAsia="仿宋_GB2312" w:cs="仿宋_GB2312"/>
                <w:i w:val="0"/>
                <w:iCs w:val="0"/>
                <w:color w:val="000000"/>
                <w:kern w:val="0"/>
                <w:sz w:val="30"/>
                <w:szCs w:val="30"/>
                <w:u w:val="none"/>
                <w:lang w:val="en-US" w:eastAsia="zh-CN" w:bidi="ar"/>
              </w:rPr>
              <w:t>专题讲座</w:t>
            </w:r>
          </w:p>
        </w:tc>
        <w:tc>
          <w:tcPr>
            <w:tcW w:w="1206" w:type="dxa"/>
            <w:noWrap w:val="0"/>
            <w:vAlign w:val="center"/>
          </w:tcPr>
          <w:p>
            <w:pPr>
              <w:jc w:val="center"/>
              <w:rPr>
                <w:rFonts w:hint="eastAsia"/>
                <w:sz w:val="30"/>
                <w:szCs w:val="30"/>
                <w:vertAlign w:val="baseline"/>
                <w:lang w:val="e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widowControl/>
              <w:suppressLineNumbers w:val="0"/>
              <w:jc w:val="center"/>
              <w:textAlignment w:val="center"/>
              <w:rPr>
                <w:rFonts w:hint="eastAsia"/>
                <w:kern w:val="2"/>
                <w:sz w:val="32"/>
                <w:szCs w:val="32"/>
                <w:vertAlign w:val="baseline"/>
                <w:lang w:val="en-US" w:eastAsia="zh-CN" w:bidi="ar-SA"/>
              </w:rPr>
            </w:pPr>
            <w:r>
              <w:rPr>
                <w:rFonts w:hint="eastAsia" w:ascii="黑体" w:hAnsi="宋体" w:eastAsia="黑体" w:cs="黑体"/>
                <w:i w:val="0"/>
                <w:iCs w:val="0"/>
                <w:color w:val="000000"/>
                <w:kern w:val="0"/>
                <w:sz w:val="32"/>
                <w:szCs w:val="32"/>
                <w:u w:val="none"/>
                <w:lang w:val="en-US" w:eastAsia="zh-CN" w:bidi="ar"/>
              </w:rPr>
              <w:t>时间</w:t>
            </w:r>
          </w:p>
        </w:tc>
        <w:tc>
          <w:tcPr>
            <w:tcW w:w="1164" w:type="dxa"/>
            <w:noWrap w:val="0"/>
            <w:vAlign w:val="center"/>
          </w:tcPr>
          <w:p>
            <w:pPr>
              <w:keepNext w:val="0"/>
              <w:keepLines w:val="0"/>
              <w:widowControl/>
              <w:suppressLineNumbers w:val="0"/>
              <w:jc w:val="center"/>
              <w:textAlignment w:val="center"/>
              <w:rPr>
                <w:rFonts w:hint="eastAsia"/>
                <w:kern w:val="2"/>
                <w:sz w:val="32"/>
                <w:szCs w:val="32"/>
                <w:vertAlign w:val="baseline"/>
                <w:lang w:val="en-US" w:eastAsia="zh-CN" w:bidi="ar-SA"/>
              </w:rPr>
            </w:pPr>
            <w:r>
              <w:rPr>
                <w:rFonts w:hint="eastAsia" w:ascii="黑体" w:hAnsi="宋体" w:eastAsia="黑体" w:cs="黑体"/>
                <w:i w:val="0"/>
                <w:iCs w:val="0"/>
                <w:color w:val="000000"/>
                <w:kern w:val="0"/>
                <w:sz w:val="32"/>
                <w:szCs w:val="32"/>
                <w:u w:val="none"/>
                <w:lang w:val="en-US" w:eastAsia="zh-CN" w:bidi="ar"/>
              </w:rPr>
              <w:t>场次</w:t>
            </w:r>
          </w:p>
        </w:tc>
        <w:tc>
          <w:tcPr>
            <w:tcW w:w="4428" w:type="dxa"/>
            <w:noWrap w:val="0"/>
            <w:vAlign w:val="center"/>
          </w:tcPr>
          <w:p>
            <w:pPr>
              <w:keepNext w:val="0"/>
              <w:keepLines w:val="0"/>
              <w:widowControl/>
              <w:suppressLineNumbers w:val="0"/>
              <w:jc w:val="center"/>
              <w:textAlignment w:val="center"/>
              <w:rPr>
                <w:rFonts w:hint="eastAsia"/>
                <w:kern w:val="2"/>
                <w:sz w:val="32"/>
                <w:szCs w:val="32"/>
                <w:vertAlign w:val="baseline"/>
                <w:lang w:val="en-US" w:eastAsia="zh-CN" w:bidi="ar-SA"/>
              </w:rPr>
            </w:pPr>
            <w:r>
              <w:rPr>
                <w:rFonts w:hint="eastAsia" w:ascii="黑体" w:hAnsi="宋体" w:eastAsia="黑体" w:cs="黑体"/>
                <w:i w:val="0"/>
                <w:iCs w:val="0"/>
                <w:color w:val="000000"/>
                <w:kern w:val="0"/>
                <w:sz w:val="32"/>
                <w:szCs w:val="32"/>
                <w:u w:val="none"/>
                <w:lang w:val="en-US" w:eastAsia="zh-CN" w:bidi="ar"/>
              </w:rPr>
              <w:t>研讨主题</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kern w:val="2"/>
                <w:sz w:val="32"/>
                <w:szCs w:val="32"/>
                <w:vertAlign w:val="baseline"/>
                <w:lang w:val="en-US" w:eastAsia="zh-CN" w:bidi="ar-SA"/>
              </w:rPr>
            </w:pPr>
            <w:r>
              <w:rPr>
                <w:rFonts w:hint="eastAsia" w:ascii="黑体" w:hAnsi="宋体" w:eastAsia="黑体" w:cs="黑体"/>
                <w:i w:val="0"/>
                <w:iCs w:val="0"/>
                <w:color w:val="000000"/>
                <w:kern w:val="0"/>
                <w:sz w:val="32"/>
                <w:szCs w:val="32"/>
                <w:u w:val="none"/>
                <w:lang w:val="en-US" w:eastAsia="zh-CN" w:bidi="ar"/>
              </w:rPr>
              <w:t>学习形式</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黑体" w:hAnsi="宋体" w:eastAsia="黑体" w:cs="黑体"/>
                <w:i w:val="0"/>
                <w:iCs w:val="0"/>
                <w:color w:val="000000"/>
                <w:kern w:val="0"/>
                <w:sz w:val="32"/>
                <w:szCs w:val="32"/>
                <w:u w:val="none"/>
                <w:lang w:val="en-US" w:eastAsia="zh-CN" w:bidi="ar"/>
              </w:rPr>
            </w:pPr>
            <w:r>
              <w:rPr>
                <w:rFonts w:hint="eastAsia" w:ascii="黑体" w:hAnsi="宋体" w:eastAsia="黑体" w:cs="黑体"/>
                <w:i w:val="0"/>
                <w:iCs w:val="0"/>
                <w:color w:val="000000"/>
                <w:kern w:val="0"/>
                <w:sz w:val="32"/>
                <w:szCs w:val="32"/>
                <w:u w:val="none"/>
                <w:lang w:val="en-US" w:eastAsia="zh-CN" w:bidi="ar"/>
              </w:rPr>
              <w:t>重点</w:t>
            </w:r>
          </w:p>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kern w:val="2"/>
                <w:sz w:val="32"/>
                <w:szCs w:val="32"/>
                <w:vertAlign w:val="baseline"/>
                <w:lang w:val="en" w:eastAsia="zh-CN" w:bidi="ar-SA"/>
              </w:rPr>
            </w:pPr>
            <w:r>
              <w:rPr>
                <w:rFonts w:hint="eastAsia" w:ascii="黑体" w:hAnsi="宋体" w:eastAsia="黑体" w:cs="黑体"/>
                <w:i w:val="0"/>
                <w:iCs w:val="0"/>
                <w:color w:val="000000"/>
                <w:kern w:val="0"/>
                <w:sz w:val="32"/>
                <w:szCs w:val="32"/>
                <w:u w:val="none"/>
                <w:lang w:val="en-US" w:eastAsia="zh-CN" w:bidi="ar"/>
              </w:rPr>
              <w:t>发言人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spacing w:val="-20"/>
                <w:kern w:val="0"/>
                <w:sz w:val="30"/>
                <w:szCs w:val="30"/>
                <w:u w:val="none"/>
                <w:lang w:val="en-US" w:eastAsia="zh-CN" w:bidi="ar"/>
              </w:rPr>
              <w:t>3月28日</w:t>
            </w:r>
          </w:p>
        </w:tc>
        <w:tc>
          <w:tcPr>
            <w:tcW w:w="11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第6次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学习习近平总书记在二十届中央纪委二次全会上重要讲话精神、《中国共产党第二十届中央纪律检查委员会第二次全体会议公报》和</w:t>
            </w:r>
            <w:r>
              <w:rPr>
                <w:rFonts w:hint="default" w:ascii="仿宋_GB2312" w:hAnsi="宋体" w:eastAsia="仿宋_GB2312" w:cs="仿宋_GB2312"/>
                <w:i w:val="0"/>
                <w:iCs w:val="0"/>
                <w:color w:val="000000"/>
                <w:kern w:val="0"/>
                <w:sz w:val="30"/>
                <w:szCs w:val="30"/>
                <w:u w:val="none"/>
                <w:lang w:val="en-US" w:eastAsia="zh-CN" w:bidi="ar"/>
              </w:rPr>
              <w:t>省纪委</w:t>
            </w:r>
            <w:r>
              <w:rPr>
                <w:rFonts w:hint="eastAsia" w:ascii="仿宋_GB2312" w:hAnsi="宋体" w:eastAsia="仿宋_GB2312" w:cs="仿宋_GB2312"/>
                <w:i w:val="0"/>
                <w:iCs w:val="0"/>
                <w:color w:val="000000"/>
                <w:kern w:val="0"/>
                <w:sz w:val="30"/>
                <w:szCs w:val="30"/>
                <w:u w:val="none"/>
                <w:lang w:val="en-US" w:eastAsia="zh-CN" w:bidi="ar"/>
              </w:rPr>
              <w:t>十一届三次</w:t>
            </w:r>
            <w:r>
              <w:rPr>
                <w:rFonts w:hint="default" w:ascii="仿宋_GB2312" w:hAnsi="宋体" w:eastAsia="仿宋_GB2312" w:cs="仿宋_GB2312"/>
                <w:i w:val="0"/>
                <w:iCs w:val="0"/>
                <w:color w:val="000000"/>
                <w:kern w:val="0"/>
                <w:sz w:val="30"/>
                <w:szCs w:val="30"/>
                <w:u w:val="none"/>
                <w:lang w:val="en-US" w:eastAsia="zh-CN" w:bidi="ar"/>
              </w:rPr>
              <w:t>全会精神</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传达学习</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8" w:hRule="atLeast"/>
        </w:trPr>
        <w:tc>
          <w:tcPr>
            <w:tcW w:w="123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spacing w:val="-20"/>
                <w:kern w:val="0"/>
                <w:sz w:val="30"/>
                <w:szCs w:val="30"/>
                <w:u w:val="none"/>
                <w:lang w:val="en-US" w:eastAsia="zh-CN" w:bidi="ar"/>
              </w:rPr>
            </w:pPr>
            <w:r>
              <w:rPr>
                <w:rFonts w:hint="eastAsia" w:ascii="仿宋_GB2312" w:hAnsi="宋体" w:eastAsia="仿宋_GB2312" w:cs="仿宋_GB2312"/>
                <w:i w:val="0"/>
                <w:iCs w:val="0"/>
                <w:color w:val="000000"/>
                <w:spacing w:val="-20"/>
                <w:kern w:val="0"/>
                <w:sz w:val="30"/>
                <w:szCs w:val="30"/>
                <w:u w:val="none"/>
                <w:lang w:val="en-US" w:eastAsia="zh-CN" w:bidi="ar"/>
              </w:rPr>
              <w:t>5月4日</w:t>
            </w:r>
          </w:p>
        </w:tc>
        <w:tc>
          <w:tcPr>
            <w:tcW w:w="11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default"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第7次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邀请福建省委党校中共党史教研部原主任曹敏华教授作题为《习近平新时代中国特色社会主义思想在福建的孕育与实践》的专题讲座</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专题讲座</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3" w:hRule="atLeast"/>
        </w:trPr>
        <w:tc>
          <w:tcPr>
            <w:tcW w:w="123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spacing w:val="-20"/>
                <w:kern w:val="0"/>
                <w:sz w:val="30"/>
                <w:szCs w:val="30"/>
                <w:u w:val="none"/>
                <w:lang w:val="en-US" w:eastAsia="zh-CN" w:bidi="ar"/>
              </w:rPr>
            </w:pPr>
            <w:r>
              <w:rPr>
                <w:rFonts w:hint="eastAsia" w:ascii="仿宋_GB2312" w:hAnsi="宋体" w:eastAsia="仿宋_GB2312" w:cs="仿宋_GB2312"/>
                <w:i w:val="0"/>
                <w:iCs w:val="0"/>
                <w:color w:val="000000"/>
                <w:spacing w:val="-20"/>
                <w:kern w:val="0"/>
                <w:sz w:val="30"/>
                <w:szCs w:val="30"/>
                <w:u w:val="none"/>
                <w:lang w:val="en-US" w:eastAsia="zh-CN" w:bidi="ar"/>
              </w:rPr>
              <w:t>5月5日</w:t>
            </w:r>
          </w:p>
        </w:tc>
        <w:tc>
          <w:tcPr>
            <w:tcW w:w="11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第8次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邀请福建省委党校公共管理教研部副教授张义祯作《跟习近平总书记学应对重大风险》专题讲座</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专题讲座</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2" w:hRule="atLeast"/>
        </w:trPr>
        <w:tc>
          <w:tcPr>
            <w:tcW w:w="123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spacing w:val="-20"/>
                <w:kern w:val="0"/>
                <w:sz w:val="30"/>
                <w:szCs w:val="30"/>
                <w:u w:val="none"/>
                <w:lang w:val="en-US" w:eastAsia="zh-CN" w:bidi="ar"/>
              </w:rPr>
            </w:pPr>
            <w:r>
              <w:rPr>
                <w:rFonts w:hint="eastAsia" w:ascii="仿宋_GB2312" w:hAnsi="宋体" w:eastAsia="仿宋_GB2312" w:cs="仿宋_GB2312"/>
                <w:i w:val="0"/>
                <w:iCs w:val="0"/>
                <w:color w:val="000000"/>
                <w:spacing w:val="-20"/>
                <w:kern w:val="0"/>
                <w:sz w:val="30"/>
                <w:szCs w:val="30"/>
                <w:u w:val="none"/>
                <w:lang w:val="en-US" w:eastAsia="zh-CN" w:bidi="ar"/>
              </w:rPr>
              <w:t>5月6日</w:t>
            </w:r>
          </w:p>
        </w:tc>
        <w:tc>
          <w:tcPr>
            <w:tcW w:w="11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第9次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ascii="仿宋_GB2312" w:eastAsia="仿宋_GB2312"/>
                <w:sz w:val="32"/>
                <w:szCs w:val="36"/>
                <w:lang w:eastAsia="zh-CN"/>
              </w:rPr>
            </w:pPr>
            <w:r>
              <w:rPr>
                <w:rFonts w:hint="eastAsia" w:ascii="仿宋_GB2312" w:hAnsi="宋体" w:eastAsia="仿宋_GB2312" w:cs="仿宋_GB2312"/>
                <w:i w:val="0"/>
                <w:iCs w:val="0"/>
                <w:color w:val="000000"/>
                <w:kern w:val="0"/>
                <w:sz w:val="30"/>
                <w:szCs w:val="30"/>
                <w:u w:val="none"/>
                <w:lang w:val="en-US" w:eastAsia="zh-CN" w:bidi="ar"/>
              </w:rPr>
              <w:t>学习《习近平著作选读》第一卷、第二卷</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学习研讨</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张  远</w:t>
            </w:r>
          </w:p>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杨晓冬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0" w:hRule="atLeast"/>
        </w:trPr>
        <w:tc>
          <w:tcPr>
            <w:tcW w:w="123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spacing w:val="-20"/>
                <w:kern w:val="0"/>
                <w:sz w:val="30"/>
                <w:szCs w:val="30"/>
                <w:u w:val="none"/>
                <w:lang w:val="en-US" w:eastAsia="zh-CN" w:bidi="ar"/>
              </w:rPr>
              <w:t>5月9日</w:t>
            </w:r>
          </w:p>
        </w:tc>
        <w:tc>
          <w:tcPr>
            <w:tcW w:w="11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spacing w:val="-11"/>
                <w:kern w:val="0"/>
                <w:sz w:val="30"/>
                <w:szCs w:val="30"/>
                <w:u w:val="none"/>
                <w:lang w:val="en-US" w:eastAsia="zh-CN" w:bidi="ar"/>
              </w:rPr>
              <w:t>第10次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深入学习习近平总书记在中央主题教育工作会议上的重要讲话精神，通过实地教学重点学习党的十八大以来习近平总书记关于福建工作的重要讲话重要指示批示精神和习近平总书记关于网络强国的重要思想</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现场教学</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widowControl/>
              <w:suppressLineNumbers w:val="0"/>
              <w:jc w:val="center"/>
              <w:textAlignment w:val="center"/>
              <w:rPr>
                <w:rFonts w:hint="eastAsia"/>
                <w:kern w:val="2"/>
                <w:sz w:val="32"/>
                <w:szCs w:val="32"/>
                <w:vertAlign w:val="baseline"/>
                <w:lang w:val="en-US" w:eastAsia="zh-CN" w:bidi="ar-SA"/>
              </w:rPr>
            </w:pPr>
            <w:r>
              <w:rPr>
                <w:rFonts w:hint="eastAsia" w:ascii="黑体" w:hAnsi="宋体" w:eastAsia="黑体" w:cs="黑体"/>
                <w:i w:val="0"/>
                <w:iCs w:val="0"/>
                <w:color w:val="000000"/>
                <w:kern w:val="0"/>
                <w:sz w:val="32"/>
                <w:szCs w:val="32"/>
                <w:u w:val="none"/>
                <w:lang w:val="en-US" w:eastAsia="zh-CN" w:bidi="ar"/>
              </w:rPr>
              <w:t>时间</w:t>
            </w:r>
          </w:p>
        </w:tc>
        <w:tc>
          <w:tcPr>
            <w:tcW w:w="1164" w:type="dxa"/>
            <w:noWrap w:val="0"/>
            <w:vAlign w:val="center"/>
          </w:tcPr>
          <w:p>
            <w:pPr>
              <w:keepNext w:val="0"/>
              <w:keepLines w:val="0"/>
              <w:widowControl/>
              <w:suppressLineNumbers w:val="0"/>
              <w:jc w:val="center"/>
              <w:textAlignment w:val="center"/>
              <w:rPr>
                <w:rFonts w:hint="eastAsia"/>
                <w:kern w:val="2"/>
                <w:sz w:val="32"/>
                <w:szCs w:val="32"/>
                <w:vertAlign w:val="baseline"/>
                <w:lang w:val="en-US" w:eastAsia="zh-CN" w:bidi="ar-SA"/>
              </w:rPr>
            </w:pPr>
            <w:r>
              <w:rPr>
                <w:rFonts w:hint="eastAsia" w:ascii="黑体" w:hAnsi="宋体" w:eastAsia="黑体" w:cs="黑体"/>
                <w:i w:val="0"/>
                <w:iCs w:val="0"/>
                <w:color w:val="000000"/>
                <w:kern w:val="0"/>
                <w:sz w:val="32"/>
                <w:szCs w:val="32"/>
                <w:u w:val="none"/>
                <w:lang w:val="en-US" w:eastAsia="zh-CN" w:bidi="ar"/>
              </w:rPr>
              <w:t>场次</w:t>
            </w:r>
          </w:p>
        </w:tc>
        <w:tc>
          <w:tcPr>
            <w:tcW w:w="4428" w:type="dxa"/>
            <w:noWrap w:val="0"/>
            <w:vAlign w:val="center"/>
          </w:tcPr>
          <w:p>
            <w:pPr>
              <w:keepNext w:val="0"/>
              <w:keepLines w:val="0"/>
              <w:widowControl/>
              <w:suppressLineNumbers w:val="0"/>
              <w:jc w:val="center"/>
              <w:textAlignment w:val="center"/>
              <w:rPr>
                <w:rFonts w:hint="eastAsia"/>
                <w:kern w:val="2"/>
                <w:sz w:val="32"/>
                <w:szCs w:val="32"/>
                <w:vertAlign w:val="baseline"/>
                <w:lang w:val="en-US" w:eastAsia="zh-CN" w:bidi="ar-SA"/>
              </w:rPr>
            </w:pPr>
            <w:r>
              <w:rPr>
                <w:rFonts w:hint="eastAsia" w:ascii="黑体" w:hAnsi="宋体" w:eastAsia="黑体" w:cs="黑体"/>
                <w:i w:val="0"/>
                <w:iCs w:val="0"/>
                <w:color w:val="000000"/>
                <w:kern w:val="0"/>
                <w:sz w:val="32"/>
                <w:szCs w:val="32"/>
                <w:u w:val="none"/>
                <w:lang w:val="en-US" w:eastAsia="zh-CN" w:bidi="ar"/>
              </w:rPr>
              <w:t>研讨主题</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kern w:val="2"/>
                <w:sz w:val="32"/>
                <w:szCs w:val="32"/>
                <w:vertAlign w:val="baseline"/>
                <w:lang w:val="en-US" w:eastAsia="zh-CN" w:bidi="ar-SA"/>
              </w:rPr>
            </w:pPr>
            <w:r>
              <w:rPr>
                <w:rFonts w:hint="eastAsia" w:ascii="黑体" w:hAnsi="宋体" w:eastAsia="黑体" w:cs="黑体"/>
                <w:i w:val="0"/>
                <w:iCs w:val="0"/>
                <w:color w:val="000000"/>
                <w:kern w:val="0"/>
                <w:sz w:val="32"/>
                <w:szCs w:val="32"/>
                <w:u w:val="none"/>
                <w:lang w:val="en-US" w:eastAsia="zh-CN" w:bidi="ar"/>
              </w:rPr>
              <w:t>学习形式</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黑体" w:hAnsi="宋体" w:eastAsia="黑体" w:cs="黑体"/>
                <w:i w:val="0"/>
                <w:iCs w:val="0"/>
                <w:color w:val="000000"/>
                <w:kern w:val="0"/>
                <w:sz w:val="32"/>
                <w:szCs w:val="32"/>
                <w:u w:val="none"/>
                <w:lang w:val="en-US" w:eastAsia="zh-CN" w:bidi="ar"/>
              </w:rPr>
            </w:pPr>
            <w:r>
              <w:rPr>
                <w:rFonts w:hint="eastAsia" w:ascii="黑体" w:hAnsi="宋体" w:eastAsia="黑体" w:cs="黑体"/>
                <w:i w:val="0"/>
                <w:iCs w:val="0"/>
                <w:color w:val="000000"/>
                <w:kern w:val="0"/>
                <w:sz w:val="32"/>
                <w:szCs w:val="32"/>
                <w:u w:val="none"/>
                <w:lang w:val="en-US" w:eastAsia="zh-CN" w:bidi="ar"/>
              </w:rPr>
              <w:t>重点</w:t>
            </w:r>
          </w:p>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kern w:val="2"/>
                <w:sz w:val="32"/>
                <w:szCs w:val="32"/>
                <w:vertAlign w:val="baseline"/>
                <w:lang w:val="en-US" w:eastAsia="zh-CN" w:bidi="ar-SA"/>
              </w:rPr>
            </w:pPr>
            <w:r>
              <w:rPr>
                <w:rFonts w:hint="eastAsia" w:ascii="黑体" w:hAnsi="宋体" w:eastAsia="黑体" w:cs="黑体"/>
                <w:i w:val="0"/>
                <w:iCs w:val="0"/>
                <w:color w:val="000000"/>
                <w:kern w:val="0"/>
                <w:sz w:val="32"/>
                <w:szCs w:val="32"/>
                <w:u w:val="none"/>
                <w:lang w:val="en-US" w:eastAsia="zh-CN" w:bidi="ar"/>
              </w:rPr>
              <w:t>发言人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default" w:ascii="仿宋_GB2312" w:hAnsi="宋体" w:eastAsia="仿宋_GB2312" w:cs="仿宋_GB2312"/>
                <w:i w:val="0"/>
                <w:iCs w:val="0"/>
                <w:color w:val="000000"/>
                <w:spacing w:val="-20"/>
                <w:kern w:val="0"/>
                <w:sz w:val="30"/>
                <w:szCs w:val="30"/>
                <w:u w:val="none"/>
                <w:lang w:val="en-US" w:eastAsia="zh-CN" w:bidi="ar"/>
              </w:rPr>
            </w:pPr>
            <w:r>
              <w:rPr>
                <w:rFonts w:hint="eastAsia" w:ascii="仿宋_GB2312" w:hAnsi="宋体" w:eastAsia="仿宋_GB2312" w:cs="仿宋_GB2312"/>
                <w:i w:val="0"/>
                <w:iCs w:val="0"/>
                <w:color w:val="000000"/>
                <w:spacing w:val="-20"/>
                <w:kern w:val="0"/>
                <w:sz w:val="30"/>
                <w:szCs w:val="30"/>
                <w:u w:val="none"/>
                <w:lang w:val="en-US" w:eastAsia="zh-CN" w:bidi="ar"/>
              </w:rPr>
              <w:t>5月30日</w:t>
            </w:r>
          </w:p>
        </w:tc>
        <w:tc>
          <w:tcPr>
            <w:tcW w:w="11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default" w:ascii="仿宋_GB2312" w:hAnsi="宋体" w:eastAsia="仿宋_GB2312" w:cs="仿宋_GB2312"/>
                <w:i w:val="0"/>
                <w:iCs w:val="0"/>
                <w:color w:val="000000"/>
                <w:spacing w:val="-11"/>
                <w:kern w:val="0"/>
                <w:sz w:val="30"/>
                <w:szCs w:val="30"/>
                <w:u w:val="none"/>
                <w:lang w:val="en-US" w:eastAsia="zh-CN" w:bidi="ar"/>
              </w:rPr>
            </w:pPr>
            <w:r>
              <w:rPr>
                <w:rFonts w:hint="eastAsia" w:ascii="仿宋_GB2312" w:hAnsi="宋体" w:eastAsia="仿宋_GB2312" w:cs="仿宋_GB2312"/>
                <w:i w:val="0"/>
                <w:iCs w:val="0"/>
                <w:color w:val="000000"/>
                <w:spacing w:val="-11"/>
                <w:kern w:val="0"/>
                <w:sz w:val="30"/>
                <w:szCs w:val="30"/>
                <w:u w:val="none"/>
                <w:lang w:val="en-US" w:eastAsia="zh-CN" w:bidi="ar"/>
              </w:rPr>
              <w:t>第11次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邀请中央网信办政策研究局李志高副局长作习近平总书记关于网络强国的重要思想专题辅导讲座，</w:t>
            </w:r>
            <w:del w:id="17" w:author="余华" w:date="2023-06-02T16:59:01Z">
              <w:r>
                <w:rPr>
                  <w:rFonts w:hint="eastAsia" w:ascii="仿宋_GB2312" w:hAnsi="宋体" w:eastAsia="仿宋_GB2312" w:cs="仿宋_GB2312"/>
                  <w:i w:val="0"/>
                  <w:iCs w:val="0"/>
                  <w:color w:val="000000"/>
                  <w:kern w:val="0"/>
                  <w:sz w:val="30"/>
                  <w:szCs w:val="30"/>
                  <w:u w:val="none"/>
                  <w:lang w:val="en-US" w:eastAsia="zh-CN" w:bidi="ar"/>
                </w:rPr>
                <w:delText>邀请中央网信办综治局茅亚萍副局长作网络综合治理专题辅导讲座。</w:delText>
              </w:r>
            </w:del>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专题讲座</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 w:author="余华" w:date="2023-06-02T16:58:55Z"/>
        </w:trPr>
        <w:tc>
          <w:tcPr>
            <w:tcW w:w="123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ins w:id="19" w:author="余华" w:date="2023-06-02T16:58:55Z"/>
                <w:rFonts w:hint="eastAsia" w:ascii="仿宋_GB2312" w:hAnsi="宋体" w:eastAsia="仿宋_GB2312" w:cs="仿宋_GB2312"/>
                <w:i w:val="0"/>
                <w:iCs w:val="0"/>
                <w:color w:val="000000"/>
                <w:spacing w:val="-20"/>
                <w:kern w:val="0"/>
                <w:sz w:val="30"/>
                <w:szCs w:val="30"/>
                <w:u w:val="none"/>
                <w:lang w:val="en-US" w:eastAsia="zh-CN" w:bidi="ar"/>
              </w:rPr>
            </w:pPr>
            <w:ins w:id="20" w:author="余华" w:date="2023-06-02T16:59:26Z">
              <w:r>
                <w:rPr>
                  <w:rFonts w:hint="eastAsia" w:ascii="仿宋_GB2312" w:hAnsi="宋体" w:eastAsia="仿宋_GB2312" w:cs="仿宋_GB2312"/>
                  <w:i w:val="0"/>
                  <w:iCs w:val="0"/>
                  <w:color w:val="000000"/>
                  <w:spacing w:val="-20"/>
                  <w:kern w:val="0"/>
                  <w:sz w:val="30"/>
                  <w:szCs w:val="30"/>
                  <w:u w:val="none"/>
                  <w:lang w:val="en-US" w:eastAsia="zh-CN" w:bidi="ar"/>
                </w:rPr>
                <w:t>5月30日</w:t>
              </w:r>
            </w:ins>
          </w:p>
        </w:tc>
        <w:tc>
          <w:tcPr>
            <w:tcW w:w="11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ins w:id="21" w:author="余华" w:date="2023-06-02T16:58:55Z"/>
                <w:rFonts w:hint="eastAsia" w:ascii="仿宋_GB2312" w:hAnsi="宋体" w:eastAsia="仿宋_GB2312" w:cs="仿宋_GB2312"/>
                <w:i w:val="0"/>
                <w:iCs w:val="0"/>
                <w:color w:val="000000"/>
                <w:spacing w:val="-11"/>
                <w:kern w:val="0"/>
                <w:sz w:val="30"/>
                <w:szCs w:val="30"/>
                <w:u w:val="none"/>
                <w:lang w:val="en-US" w:eastAsia="zh-CN" w:bidi="ar"/>
              </w:rPr>
            </w:pPr>
            <w:ins w:id="22" w:author="余华" w:date="2023-06-02T16:59:34Z">
              <w:r>
                <w:rPr>
                  <w:rFonts w:hint="eastAsia" w:ascii="仿宋_GB2312" w:hAnsi="宋体" w:eastAsia="仿宋_GB2312" w:cs="仿宋_GB2312"/>
                  <w:i w:val="0"/>
                  <w:iCs w:val="0"/>
                  <w:color w:val="000000"/>
                  <w:spacing w:val="-11"/>
                  <w:kern w:val="0"/>
                  <w:sz w:val="30"/>
                  <w:szCs w:val="30"/>
                  <w:u w:val="none"/>
                  <w:lang w:val="en-US" w:eastAsia="zh-CN" w:bidi="ar"/>
                </w:rPr>
                <w:t>第1</w:t>
              </w:r>
            </w:ins>
            <w:ins w:id="23" w:author="余华" w:date="2023-06-02T16:59:36Z">
              <w:r>
                <w:rPr>
                  <w:rFonts w:hint="eastAsia" w:ascii="仿宋_GB2312" w:hAnsi="宋体" w:eastAsia="仿宋_GB2312" w:cs="仿宋_GB2312"/>
                  <w:i w:val="0"/>
                  <w:iCs w:val="0"/>
                  <w:color w:val="000000"/>
                  <w:spacing w:val="-11"/>
                  <w:kern w:val="0"/>
                  <w:sz w:val="30"/>
                  <w:szCs w:val="30"/>
                  <w:u w:val="none"/>
                  <w:lang w:val="en-US" w:eastAsia="zh-CN" w:bidi="ar"/>
                </w:rPr>
                <w:t>2</w:t>
              </w:r>
            </w:ins>
            <w:ins w:id="24" w:author="余华" w:date="2023-06-02T16:59:34Z">
              <w:r>
                <w:rPr>
                  <w:rFonts w:hint="eastAsia" w:ascii="仿宋_GB2312" w:hAnsi="宋体" w:eastAsia="仿宋_GB2312" w:cs="仿宋_GB2312"/>
                  <w:i w:val="0"/>
                  <w:iCs w:val="0"/>
                  <w:color w:val="000000"/>
                  <w:spacing w:val="-11"/>
                  <w:kern w:val="0"/>
                  <w:sz w:val="30"/>
                  <w:szCs w:val="30"/>
                  <w:u w:val="none"/>
                  <w:lang w:val="en-US" w:eastAsia="zh-CN" w:bidi="ar"/>
                </w:rPr>
                <w:t>次</w:t>
              </w:r>
            </w:ins>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ins w:id="25" w:author="余华" w:date="2023-06-02T16:58:55Z"/>
                <w:rFonts w:hint="eastAsia" w:ascii="仿宋_GB2312" w:hAnsi="宋体" w:eastAsia="仿宋_GB2312" w:cs="仿宋_GB2312"/>
                <w:i w:val="0"/>
                <w:iCs w:val="0"/>
                <w:color w:val="000000"/>
                <w:kern w:val="0"/>
                <w:sz w:val="30"/>
                <w:szCs w:val="30"/>
                <w:u w:val="none"/>
                <w:lang w:val="en-US" w:eastAsia="zh-CN" w:bidi="ar"/>
              </w:rPr>
            </w:pPr>
            <w:ins w:id="26" w:author="余华" w:date="2023-06-02T16:59:01Z">
              <w:r>
                <w:rPr>
                  <w:rFonts w:hint="eastAsia" w:ascii="仿宋_GB2312" w:hAnsi="宋体" w:eastAsia="仿宋_GB2312" w:cs="仿宋_GB2312"/>
                  <w:i w:val="0"/>
                  <w:iCs w:val="0"/>
                  <w:color w:val="000000"/>
                  <w:kern w:val="0"/>
                  <w:sz w:val="30"/>
                  <w:szCs w:val="30"/>
                  <w:u w:val="none"/>
                  <w:lang w:val="en-US" w:eastAsia="zh-CN" w:bidi="ar"/>
                </w:rPr>
                <w:t>邀请中央网信办综治局茅亚萍副局长作网络综合治理专题辅导讲座。</w:t>
              </w:r>
            </w:ins>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ins w:id="27" w:author="余华" w:date="2023-06-02T16:58:55Z"/>
                <w:rFonts w:hint="eastAsia" w:ascii="仿宋_GB2312" w:hAnsi="宋体" w:eastAsia="仿宋_GB2312" w:cs="仿宋_GB2312"/>
                <w:i w:val="0"/>
                <w:iCs w:val="0"/>
                <w:color w:val="000000"/>
                <w:kern w:val="0"/>
                <w:sz w:val="30"/>
                <w:szCs w:val="30"/>
                <w:u w:val="none"/>
                <w:lang w:val="en-US" w:eastAsia="zh-CN" w:bidi="ar"/>
              </w:rPr>
            </w:pPr>
            <w:ins w:id="28" w:author="余华" w:date="2023-06-02T16:59:45Z">
              <w:r>
                <w:rPr>
                  <w:rFonts w:hint="eastAsia" w:ascii="仿宋_GB2312" w:hAnsi="宋体" w:eastAsia="仿宋_GB2312" w:cs="仿宋_GB2312"/>
                  <w:i w:val="0"/>
                  <w:iCs w:val="0"/>
                  <w:color w:val="000000"/>
                  <w:kern w:val="0"/>
                  <w:sz w:val="30"/>
                  <w:szCs w:val="30"/>
                  <w:u w:val="none"/>
                  <w:lang w:val="en-US" w:eastAsia="zh-CN" w:bidi="ar"/>
                </w:rPr>
                <w:t>专题讲座</w:t>
              </w:r>
            </w:ins>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ins w:id="29" w:author="余华" w:date="2023-06-02T16:58:55Z"/>
                <w:rFonts w:hint="eastAsia" w:ascii="仿宋_GB2312" w:hAnsi="宋体" w:eastAsia="仿宋_GB2312" w:cs="仿宋_GB2312"/>
                <w:i w:val="0"/>
                <w:iCs w:val="0"/>
                <w:color w:val="000000"/>
                <w:kern w:val="0"/>
                <w:sz w:val="30"/>
                <w:szCs w:val="30"/>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default" w:ascii="仿宋_GB2312" w:hAnsi="宋体" w:eastAsia="仿宋_GB2312" w:cs="仿宋_GB2312"/>
                <w:i w:val="0"/>
                <w:iCs w:val="0"/>
                <w:color w:val="000000"/>
                <w:spacing w:val="-20"/>
                <w:kern w:val="0"/>
                <w:sz w:val="30"/>
                <w:szCs w:val="30"/>
                <w:u w:val="none"/>
                <w:lang w:val="en-US" w:eastAsia="zh-CN" w:bidi="ar"/>
              </w:rPr>
            </w:pPr>
            <w:r>
              <w:rPr>
                <w:rFonts w:hint="eastAsia" w:ascii="仿宋_GB2312" w:hAnsi="宋体" w:eastAsia="仿宋_GB2312" w:cs="仿宋_GB2312"/>
                <w:i w:val="0"/>
                <w:iCs w:val="0"/>
                <w:color w:val="000000"/>
                <w:spacing w:val="-20"/>
                <w:kern w:val="0"/>
                <w:sz w:val="30"/>
                <w:szCs w:val="30"/>
                <w:u w:val="none"/>
                <w:lang w:val="en-US" w:eastAsia="zh-CN" w:bidi="ar"/>
              </w:rPr>
              <w:t>5月31日</w:t>
            </w:r>
          </w:p>
        </w:tc>
        <w:tc>
          <w:tcPr>
            <w:tcW w:w="11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default" w:ascii="仿宋_GB2312" w:hAnsi="宋体" w:eastAsia="仿宋_GB2312" w:cs="仿宋_GB2312"/>
                <w:i w:val="0"/>
                <w:iCs w:val="0"/>
                <w:color w:val="000000"/>
                <w:spacing w:val="-11"/>
                <w:kern w:val="0"/>
                <w:sz w:val="30"/>
                <w:szCs w:val="30"/>
                <w:u w:val="none"/>
                <w:lang w:val="en-US" w:eastAsia="zh-CN" w:bidi="ar"/>
              </w:rPr>
            </w:pPr>
            <w:r>
              <w:rPr>
                <w:rFonts w:hint="eastAsia" w:ascii="仿宋_GB2312" w:hAnsi="宋体" w:eastAsia="仿宋_GB2312" w:cs="仿宋_GB2312"/>
                <w:i w:val="0"/>
                <w:iCs w:val="0"/>
                <w:color w:val="000000"/>
                <w:spacing w:val="-11"/>
                <w:kern w:val="0"/>
                <w:sz w:val="30"/>
                <w:szCs w:val="30"/>
                <w:u w:val="none"/>
                <w:lang w:val="en-US" w:eastAsia="zh-CN" w:bidi="ar"/>
              </w:rPr>
              <w:t>第1</w:t>
            </w:r>
            <w:ins w:id="30" w:author="余华" w:date="2023-06-02T17:06:04Z">
              <w:r>
                <w:rPr>
                  <w:rFonts w:hint="eastAsia" w:ascii="仿宋_GB2312" w:hAnsi="宋体" w:eastAsia="仿宋_GB2312" w:cs="仿宋_GB2312"/>
                  <w:i w:val="0"/>
                  <w:iCs w:val="0"/>
                  <w:color w:val="000000"/>
                  <w:spacing w:val="-11"/>
                  <w:kern w:val="0"/>
                  <w:sz w:val="30"/>
                  <w:szCs w:val="30"/>
                  <w:u w:val="none"/>
                  <w:lang w:val="en-US" w:eastAsia="zh-CN" w:bidi="ar"/>
                </w:rPr>
                <w:t>3</w:t>
              </w:r>
            </w:ins>
            <w:del w:id="31" w:author="余华" w:date="2023-06-02T17:06:03Z">
              <w:bookmarkStart w:id="0" w:name="_GoBack"/>
              <w:bookmarkEnd w:id="0"/>
              <w:r>
                <w:rPr>
                  <w:rFonts w:hint="eastAsia" w:ascii="仿宋_GB2312" w:hAnsi="宋体" w:eastAsia="仿宋_GB2312" w:cs="仿宋_GB2312"/>
                  <w:i w:val="0"/>
                  <w:iCs w:val="0"/>
                  <w:color w:val="000000"/>
                  <w:spacing w:val="-11"/>
                  <w:kern w:val="0"/>
                  <w:sz w:val="30"/>
                  <w:szCs w:val="30"/>
                  <w:u w:val="none"/>
                  <w:lang w:val="en-US" w:eastAsia="zh-CN" w:bidi="ar"/>
                </w:rPr>
                <w:delText>2</w:delText>
              </w:r>
            </w:del>
            <w:r>
              <w:rPr>
                <w:rFonts w:hint="eastAsia" w:ascii="仿宋_GB2312" w:hAnsi="宋体" w:eastAsia="仿宋_GB2312" w:cs="仿宋_GB2312"/>
                <w:i w:val="0"/>
                <w:iCs w:val="0"/>
                <w:color w:val="000000"/>
                <w:spacing w:val="-11"/>
                <w:kern w:val="0"/>
                <w:sz w:val="30"/>
                <w:szCs w:val="30"/>
                <w:u w:val="none"/>
                <w:lang w:val="en-US" w:eastAsia="zh-CN" w:bidi="ar"/>
              </w:rPr>
              <w:t>次</w:t>
            </w: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邀请厦门大学李建副教授作《深入把握中国式现代化科学内涵，坚持不懈用习近平新时代中国特色社会主义思想凝心聚魂》专题讲座</w:t>
            </w: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r>
              <w:rPr>
                <w:rFonts w:hint="eastAsia" w:ascii="仿宋_GB2312" w:hAnsi="宋体" w:eastAsia="仿宋_GB2312" w:cs="仿宋_GB2312"/>
                <w:i w:val="0"/>
                <w:iCs w:val="0"/>
                <w:color w:val="000000"/>
                <w:kern w:val="0"/>
                <w:sz w:val="30"/>
                <w:szCs w:val="30"/>
                <w:u w:val="none"/>
                <w:lang w:val="en-US" w:eastAsia="zh-CN" w:bidi="ar"/>
              </w:rPr>
              <w:t>专题讲座</w:t>
            </w: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spacing w:val="-20"/>
                <w:kern w:val="0"/>
                <w:sz w:val="30"/>
                <w:szCs w:val="30"/>
                <w:u w:val="none"/>
                <w:lang w:val="en-US" w:eastAsia="zh-CN" w:bidi="ar"/>
              </w:rPr>
            </w:pPr>
          </w:p>
        </w:tc>
        <w:tc>
          <w:tcPr>
            <w:tcW w:w="11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center"/>
              <w:rPr>
                <w:rFonts w:hint="eastAsia" w:ascii="仿宋_GB2312" w:hAnsi="宋体" w:eastAsia="仿宋_GB2312" w:cs="仿宋_GB2312"/>
                <w:i w:val="0"/>
                <w:iCs w:val="0"/>
                <w:color w:val="000000"/>
                <w:spacing w:val="-11"/>
                <w:kern w:val="0"/>
                <w:sz w:val="30"/>
                <w:szCs w:val="30"/>
                <w:u w:val="none"/>
                <w:lang w:val="en-US" w:eastAsia="zh-CN" w:bidi="ar"/>
              </w:rPr>
            </w:pPr>
          </w:p>
        </w:tc>
        <w:tc>
          <w:tcPr>
            <w:tcW w:w="442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40" w:lineRule="exact"/>
              <w:jc w:val="left"/>
              <w:textAlignment w:val="center"/>
              <w:rPr>
                <w:rFonts w:hint="eastAsia" w:ascii="仿宋_GB2312" w:hAnsi="宋体" w:eastAsia="仿宋_GB2312" w:cs="仿宋_GB2312"/>
                <w:i w:val="0"/>
                <w:iCs w:val="0"/>
                <w:color w:val="000000"/>
                <w:kern w:val="0"/>
                <w:sz w:val="30"/>
                <w:szCs w:val="30"/>
                <w:u w:val="none"/>
                <w:lang w:val="en-US" w:eastAsia="zh-CN" w:bidi="ar"/>
              </w:rPr>
            </w:pPr>
          </w:p>
        </w:tc>
        <w:tc>
          <w:tcPr>
            <w:tcW w:w="103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p>
        </w:tc>
        <w:tc>
          <w:tcPr>
            <w:tcW w:w="120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80" w:lineRule="exact"/>
              <w:jc w:val="center"/>
              <w:textAlignment w:val="center"/>
              <w:rPr>
                <w:rFonts w:hint="eastAsia" w:ascii="仿宋_GB2312" w:hAnsi="宋体" w:eastAsia="仿宋_GB2312" w:cs="仿宋_GB2312"/>
                <w:i w:val="0"/>
                <w:iCs w:val="0"/>
                <w:color w:val="000000"/>
                <w:kern w:val="0"/>
                <w:sz w:val="30"/>
                <w:szCs w:val="30"/>
                <w:u w:val="none"/>
                <w:lang w:val="en-US" w:eastAsia="zh-CN" w:bidi="ar"/>
              </w:rPr>
            </w:pPr>
          </w:p>
        </w:tc>
      </w:tr>
    </w:tbl>
    <w:p>
      <w:pPr>
        <w:pStyle w:val="2"/>
        <w:rPr>
          <w:rFonts w:hint="eastAsia"/>
          <w:lang w:val="en" w:eastAsia="zh-CN"/>
        </w:rPr>
      </w:pPr>
    </w:p>
    <w:p>
      <w:pPr>
        <w:pStyle w:val="4"/>
        <w:keepNext w:val="0"/>
        <w:keepLines w:val="0"/>
        <w:pageBreakBefore w:val="0"/>
        <w:widowControl w:val="0"/>
        <w:kinsoku/>
        <w:wordWrap/>
        <w:overflowPunct/>
        <w:topLinePunct w:val="0"/>
        <w:autoSpaceDE/>
        <w:autoSpaceDN/>
        <w:bidi w:val="0"/>
        <w:adjustRightInd/>
        <w:snapToGrid/>
        <w:spacing w:after="0" w:line="560" w:lineRule="exact"/>
        <w:textAlignment w:val="auto"/>
        <w:rPr>
          <w:rFonts w:hint="eastAsia" w:ascii="黑体" w:hAnsi="黑体" w:eastAsia="黑体" w:cs="黑体"/>
          <w:sz w:val="32"/>
          <w:szCs w:val="32"/>
          <w:lang w:val="en-US" w:eastAsia="zh-CN"/>
        </w:rPr>
      </w:pPr>
      <w:r>
        <w:rPr>
          <w:rFonts w:hint="default" w:ascii="仿宋_GB2312" w:hAnsi="Times New Roman" w:eastAsia="仿宋_GB2312" w:cs="Times New Roman"/>
          <w:color w:val="auto"/>
          <w:spacing w:val="-6"/>
          <w:sz w:val="32"/>
          <w:szCs w:val="32"/>
          <w:lang w:val="en-US" w:eastAsia="zh-CN"/>
        </w:rPr>
        <w:br w:type="page"/>
      </w:r>
      <w:r>
        <w:rPr>
          <w:rFonts w:hint="eastAsia" w:ascii="黑体" w:hAnsi="黑体" w:eastAsia="黑体" w:cs="黑体"/>
          <w:sz w:val="32"/>
          <w:szCs w:val="32"/>
          <w:lang w:val="en" w:eastAsia="zh-CN"/>
        </w:rPr>
        <w:t>附件</w:t>
      </w:r>
      <w:r>
        <w:rPr>
          <w:rFonts w:hint="eastAsia" w:ascii="黑体" w:hAnsi="黑体" w:eastAsia="黑体" w:cs="黑体"/>
          <w:sz w:val="32"/>
          <w:szCs w:val="32"/>
          <w:lang w:val="en-US" w:eastAsia="zh-CN"/>
        </w:rPr>
        <w:t>2</w:t>
      </w:r>
    </w:p>
    <w:p>
      <w:pPr>
        <w:pStyle w:val="4"/>
        <w:keepNext w:val="0"/>
        <w:keepLines w:val="0"/>
        <w:pageBreakBefore w:val="0"/>
        <w:widowControl w:val="0"/>
        <w:kinsoku/>
        <w:wordWrap/>
        <w:overflowPunct/>
        <w:topLinePunct w:val="0"/>
        <w:autoSpaceDE/>
        <w:autoSpaceDN/>
        <w:bidi w:val="0"/>
        <w:adjustRightInd/>
        <w:snapToGrid/>
        <w:spacing w:after="0" w:line="560" w:lineRule="exact"/>
        <w:jc w:val="center"/>
        <w:textAlignment w:val="auto"/>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诵读材料（一）</w:t>
      </w:r>
    </w:p>
    <w:p>
      <w:pPr>
        <w:pStyle w:val="4"/>
        <w:keepNext w:val="0"/>
        <w:keepLines w:val="0"/>
        <w:pageBreakBefore w:val="0"/>
        <w:widowControl w:val="0"/>
        <w:kinsoku/>
        <w:wordWrap/>
        <w:overflowPunct/>
        <w:topLinePunct w:val="0"/>
        <w:autoSpaceDE/>
        <w:autoSpaceDN/>
        <w:bidi w:val="0"/>
        <w:adjustRightInd/>
        <w:snapToGrid/>
        <w:spacing w:after="0" w:line="560" w:lineRule="exact"/>
        <w:jc w:val="center"/>
        <w:textAlignment w:val="auto"/>
        <w:rPr>
          <w:rFonts w:hint="eastAsia" w:ascii="方正小标宋简体" w:hAnsi="方正小标宋简体" w:eastAsia="方正小标宋简体" w:cs="方正小标宋简体"/>
          <w:sz w:val="36"/>
          <w:szCs w:val="36"/>
          <w:lang w:val="en-US" w:eastAsia="zh-CN"/>
        </w:rPr>
      </w:pP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一、关于调查研究的重要性</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Times New Roman" w:eastAsia="仿宋_GB2312" w:cs="Times New Roman"/>
          <w:spacing w:val="0"/>
          <w:kern w:val="2"/>
          <w:sz w:val="32"/>
          <w:szCs w:val="32"/>
          <w:lang w:val="en-US" w:eastAsia="zh-CN" w:bidi="ar-SA"/>
        </w:rPr>
      </w:pPr>
      <w:r>
        <w:rPr>
          <w:rFonts w:hint="eastAsia" w:ascii="仿宋_GB2312" w:hAnsi="Times New Roman" w:eastAsia="仿宋_GB2312" w:cs="Times New Roman"/>
          <w:spacing w:val="0"/>
          <w:kern w:val="2"/>
          <w:sz w:val="32"/>
          <w:szCs w:val="32"/>
          <w:lang w:val="en-US" w:eastAsia="zh-CN" w:bidi="ar-SA"/>
        </w:rPr>
        <w:t>调查研究是工作有新思路的源泉,是提高决策水平的有效途径，是领导机关的基础性工作和领导干部的基本功。</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both"/>
        <w:textAlignment w:val="auto"/>
        <w:rPr>
          <w:rFonts w:hint="eastAsia" w:ascii="楷体_GB2312" w:hAnsi="楷体_GB2312" w:eastAsia="楷体_GB2312" w:cs="楷体_GB2312"/>
          <w:sz w:val="30"/>
          <w:szCs w:val="30"/>
          <w:lang w:val="en-US" w:eastAsia="zh-CN"/>
        </w:rPr>
      </w:pPr>
      <w:r>
        <w:rPr>
          <w:rFonts w:hint="eastAsia" w:ascii="楷体_GB2312" w:hAnsi="楷体_GB2312" w:eastAsia="楷体_GB2312" w:cs="楷体_GB2312"/>
          <w:sz w:val="30"/>
          <w:szCs w:val="30"/>
          <w:lang w:val="en-US" w:eastAsia="zh-CN"/>
        </w:rPr>
        <w:t>——《“习书记是胸怀大略大谋大志的领导”》)，《习近平在福州》，中共中央党校出版社2020年版，第61页</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仿宋_GB2312" w:hAnsi="Times New Roman" w:eastAsia="仿宋_GB2312" w:cs="Times New Roman"/>
          <w:spacing w:val="0"/>
          <w:kern w:val="2"/>
          <w:sz w:val="32"/>
          <w:szCs w:val="32"/>
          <w:lang w:val="en-US" w:eastAsia="zh-CN" w:bidi="ar-SA"/>
        </w:rPr>
      </w:pPr>
      <w:r>
        <w:rPr>
          <w:rFonts w:hint="default" w:ascii="仿宋_GB2312" w:hAnsi="Times New Roman" w:eastAsia="仿宋_GB2312" w:cs="Times New Roman"/>
          <w:spacing w:val="0"/>
          <w:kern w:val="2"/>
          <w:sz w:val="32"/>
          <w:szCs w:val="32"/>
          <w:lang w:val="en-US" w:eastAsia="zh-CN" w:bidi="ar-SA"/>
        </w:rPr>
        <w:t>要发扬艰苦奋斗精神，深入调查研究。深入实际，调查研究,这是党的优良传统，也是新闻工作者必须具有的工作作风。报道写得好不好，与新闻工作者能不能深入实际、深入采访很有关系。从我们地区的情况看，目前有部分新闻工作者调查研究不够深入，坐在办公室里想点子，靠简报、会议材料编稿子，有时下乡了，也是“走马观花”。从现有报纸、电台上的报道看，内容深刻、质量高的还不很多;特别是有很多好的题材报道不出去，这和深入实际不够有很大关系。调查研究是新闻工作者的基本功，是新闻工作者成才的根本途径;只有坚持调查研究，才能把自己锻炼成思想端正、作风扎实、业务过硬的新闻工作者。</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——《把握好新闻工作的基点》(1989 年5月)，习近平《摆脱贫困》，福建人民出版社1992 年版，第 88页</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二、关于调查研究的方式方法</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Times New Roman" w:eastAsia="仿宋_GB2312" w:cs="Times New Roman"/>
          <w:spacing w:val="0"/>
          <w:kern w:val="2"/>
          <w:sz w:val="32"/>
          <w:szCs w:val="32"/>
          <w:lang w:val="en-US" w:eastAsia="zh-CN" w:bidi="ar-SA"/>
        </w:rPr>
      </w:pPr>
      <w:r>
        <w:rPr>
          <w:rFonts w:hint="eastAsia" w:ascii="仿宋_GB2312" w:hAnsi="Times New Roman" w:eastAsia="仿宋_GB2312" w:cs="Times New Roman"/>
          <w:spacing w:val="0"/>
          <w:kern w:val="2"/>
          <w:sz w:val="32"/>
          <w:szCs w:val="32"/>
          <w:lang w:val="en-US" w:eastAsia="zh-CN" w:bidi="ar-SA"/>
        </w:rPr>
        <w:t>下基层接访其实是一种很好的调研，可以掌握很多一手情况。每次接访开始之前，在筹备工作之中，县里都要全面介绍情况，这是一个学习了解的机会。在接触群众时，又能了解很多实际情况，这些都是坐在机关办公室里得不到的。</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——《“习书记在宁德是以‘三个先、三个再’原则开局的”》《习近平在宁德》，中共中央党校出版社2020年版，第162页</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Times New Roman" w:eastAsia="仿宋_GB2312" w:cs="Times New Roman"/>
          <w:spacing w:val="0"/>
          <w:kern w:val="2"/>
          <w:sz w:val="32"/>
          <w:szCs w:val="32"/>
          <w:lang w:val="en-US" w:eastAsia="zh-CN" w:bidi="ar-SA"/>
        </w:rPr>
      </w:pPr>
      <w:r>
        <w:rPr>
          <w:rFonts w:hint="eastAsia" w:ascii="仿宋_GB2312" w:hAnsi="Times New Roman" w:eastAsia="仿宋_GB2312" w:cs="Times New Roman"/>
          <w:spacing w:val="0"/>
          <w:kern w:val="2"/>
          <w:sz w:val="32"/>
          <w:szCs w:val="32"/>
          <w:lang w:val="en-US" w:eastAsia="zh-CN" w:bidi="ar-SA"/>
        </w:rPr>
        <w:t>要深入调查，多方听取意见，得出合乎事实的结论。</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——《把握好新闻工作的基点》(1989年5月)，习近平《摆脱贫困》，福建人民出版社1992年版，第87页</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三、关于提高调查研究实效</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both"/>
        <w:textAlignment w:val="auto"/>
        <w:rPr>
          <w:rFonts w:hint="eastAsia" w:ascii="仿宋_GB2312" w:hAnsi="Times New Roman" w:eastAsia="仿宋_GB2312" w:cs="Times New Roman"/>
          <w:spacing w:val="0"/>
          <w:kern w:val="2"/>
          <w:sz w:val="32"/>
          <w:szCs w:val="32"/>
          <w:lang w:val="en-US" w:eastAsia="zh-CN" w:bidi="ar-SA"/>
        </w:rPr>
      </w:pPr>
      <w:r>
        <w:rPr>
          <w:rFonts w:hint="eastAsia" w:ascii="黑体" w:hAnsi="黑体" w:eastAsia="黑体" w:cs="黑体"/>
          <w:sz w:val="32"/>
          <w:szCs w:val="32"/>
          <w:lang w:val="en-US" w:eastAsia="zh-CN"/>
        </w:rPr>
        <w:t xml:space="preserve">    </w:t>
      </w:r>
      <w:r>
        <w:rPr>
          <w:rFonts w:hint="eastAsia" w:ascii="仿宋_GB2312" w:hAnsi="Times New Roman" w:eastAsia="仿宋_GB2312" w:cs="Times New Roman"/>
          <w:spacing w:val="0"/>
          <w:kern w:val="2"/>
          <w:sz w:val="32"/>
          <w:szCs w:val="32"/>
          <w:lang w:val="en-US" w:eastAsia="zh-CN" w:bidi="ar-SA"/>
        </w:rPr>
        <w:t>调研工作要讲求实效，避免“扎堆”，搞低水平重复。调研活动要轻车简从，不要扰民。</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——《在2002年福建省人民政府第一次全体会议上的讲话》(2002年1月29日),《福建省人民政府公报》2002年第4期</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Times New Roman" w:eastAsia="仿宋_GB2312" w:cs="Times New Roman"/>
          <w:spacing w:val="0"/>
          <w:kern w:val="2"/>
          <w:sz w:val="32"/>
          <w:szCs w:val="32"/>
          <w:lang w:val="en-US" w:eastAsia="zh-CN" w:bidi="ar-SA"/>
        </w:rPr>
      </w:pPr>
      <w:r>
        <w:rPr>
          <w:rFonts w:hint="eastAsia" w:ascii="仿宋_GB2312" w:hAnsi="Times New Roman" w:eastAsia="仿宋_GB2312" w:cs="Times New Roman"/>
          <w:spacing w:val="0"/>
          <w:kern w:val="2"/>
          <w:sz w:val="32"/>
          <w:szCs w:val="32"/>
          <w:lang w:val="en-US" w:eastAsia="zh-CN" w:bidi="ar-SA"/>
        </w:rPr>
        <w:t>下基层为群众解决一些生产、生活中的实际困难，是办实事;到农村去宣传党的农村政策，搞好形势教育，解开群众思想上的疑虑，是办实事;帮助基层加强党的建设，促进农村经济发展，是办实事;开展调查研究，解剖麻雀，总结经验，以指导面上的工作，同样是办实事。</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——《干部的基本功--密切联系人民群众》(1989年1月)习近平《摆脱贫困》，福建人民出版社1992 年版，第19页</w:t>
      </w:r>
    </w:p>
    <w:p>
      <w:pPr>
        <w:pStyle w:val="4"/>
        <w:keepNext w:val="0"/>
        <w:keepLines w:val="0"/>
        <w:pageBreakBefore w:val="0"/>
        <w:widowControl w:val="0"/>
        <w:numPr>
          <w:ilvl w:val="0"/>
          <w:numId w:val="2"/>
        </w:numPr>
        <w:kinsoku/>
        <w:wordWrap/>
        <w:overflowPunct/>
        <w:topLinePunct w:val="0"/>
        <w:autoSpaceDE/>
        <w:autoSpaceDN/>
        <w:bidi w:val="0"/>
        <w:adjustRightInd/>
        <w:snapToGrid/>
        <w:spacing w:after="0" w:line="56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关于领导干部带头开展调查研究</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both"/>
        <w:textAlignment w:val="auto"/>
        <w:rPr>
          <w:rFonts w:hint="eastAsia" w:ascii="仿宋_GB2312" w:hAnsi="Times New Roman" w:eastAsia="仿宋_GB2312" w:cs="Times New Roman"/>
          <w:spacing w:val="0"/>
          <w:kern w:val="2"/>
          <w:sz w:val="32"/>
          <w:szCs w:val="32"/>
          <w:lang w:val="en-US" w:eastAsia="zh-CN" w:bidi="ar-SA"/>
        </w:rPr>
      </w:pPr>
      <w:r>
        <w:rPr>
          <w:rFonts w:hint="eastAsia" w:ascii="黑体" w:hAnsi="黑体" w:eastAsia="黑体" w:cs="黑体"/>
          <w:sz w:val="32"/>
          <w:szCs w:val="32"/>
          <w:lang w:val="en-US" w:eastAsia="zh-CN"/>
        </w:rPr>
        <w:t xml:space="preserve">     </w:t>
      </w:r>
      <w:r>
        <w:rPr>
          <w:rFonts w:hint="eastAsia" w:ascii="仿宋_GB2312" w:hAnsi="Times New Roman" w:eastAsia="仿宋_GB2312" w:cs="Times New Roman"/>
          <w:spacing w:val="0"/>
          <w:kern w:val="2"/>
          <w:sz w:val="32"/>
          <w:szCs w:val="32"/>
          <w:lang w:val="en-US" w:eastAsia="zh-CN" w:bidi="ar-SA"/>
        </w:rPr>
        <w:t>坚决反对浮在上面，大力提倡深入实际;坚决反对言行不</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both"/>
        <w:textAlignment w:val="auto"/>
        <w:rPr>
          <w:rFonts w:hint="eastAsia" w:ascii="仿宋_GB2312" w:hAnsi="Times New Roman" w:eastAsia="仿宋_GB2312" w:cs="Times New Roman"/>
          <w:spacing w:val="0"/>
          <w:kern w:val="2"/>
          <w:sz w:val="32"/>
          <w:szCs w:val="32"/>
          <w:lang w:val="en-US" w:eastAsia="zh-CN" w:bidi="ar-SA"/>
        </w:rPr>
      </w:pPr>
      <w:r>
        <w:rPr>
          <w:rFonts w:hint="eastAsia" w:ascii="仿宋_GB2312" w:hAnsi="Times New Roman" w:eastAsia="仿宋_GB2312" w:cs="Times New Roman"/>
          <w:spacing w:val="0"/>
          <w:kern w:val="2"/>
          <w:sz w:val="32"/>
          <w:szCs w:val="32"/>
          <w:lang w:val="en-US" w:eastAsia="zh-CN" w:bidi="ar-SA"/>
        </w:rPr>
        <w:t>一，大力提倡身体力行;坚决反对虚于应付，大力提倡认真工</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both"/>
        <w:textAlignment w:val="auto"/>
        <w:rPr>
          <w:rFonts w:hint="eastAsia" w:ascii="仿宋_GB2312" w:hAnsi="Times New Roman" w:eastAsia="仿宋_GB2312" w:cs="Times New Roman"/>
          <w:spacing w:val="0"/>
          <w:kern w:val="2"/>
          <w:sz w:val="32"/>
          <w:szCs w:val="32"/>
          <w:lang w:val="en-US" w:eastAsia="zh-CN" w:bidi="ar-SA"/>
        </w:rPr>
      </w:pPr>
      <w:r>
        <w:rPr>
          <w:rFonts w:hint="eastAsia" w:ascii="仿宋_GB2312" w:hAnsi="Times New Roman" w:eastAsia="仿宋_GB2312" w:cs="Times New Roman"/>
          <w:spacing w:val="0"/>
          <w:kern w:val="2"/>
          <w:sz w:val="32"/>
          <w:szCs w:val="32"/>
          <w:lang w:val="en-US" w:eastAsia="zh-CN" w:bidi="ar-SA"/>
        </w:rPr>
        <w:t>作;坚决反对办事拖拉，大力提倡马上就办;坚决反对弄虚作假，大力提倡实事求是;坚决反对职责不清，大力提倡分工负责;坚决反对形式主义，大力提倡具体领导;坚决反对空发号召，大力提倡加强督查;坚决反对主观臆断，大力提倡科学决策;坚决反对以权谋私，大力提倡廉政勤政。</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——《从“马上就办”到机关效能建设》,《闽山闽水物华新--习近平福建足迹》(下),福建人民出版社、人民出版社 2022年版，第 855 页</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Times New Roman" w:eastAsia="仿宋_GB2312" w:cs="Times New Roman"/>
          <w:spacing w:val="0"/>
          <w:kern w:val="2"/>
          <w:sz w:val="32"/>
          <w:szCs w:val="32"/>
          <w:lang w:val="en-US" w:eastAsia="zh-CN" w:bidi="ar-SA"/>
        </w:rPr>
      </w:pPr>
      <w:r>
        <w:rPr>
          <w:rFonts w:hint="eastAsia" w:ascii="仿宋_GB2312" w:hAnsi="Times New Roman" w:eastAsia="仿宋_GB2312" w:cs="Times New Roman"/>
          <w:spacing w:val="0"/>
          <w:kern w:val="2"/>
          <w:sz w:val="32"/>
          <w:szCs w:val="32"/>
          <w:lang w:val="en-US" w:eastAsia="zh-CN" w:bidi="ar-SA"/>
        </w:rPr>
        <w:t>下基层调研时领导干部的基本功。</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——《“习书记要求件件有反馈、事事有落实”》，《习近平在福州》，中共中央党校出版社2020年版，第314页</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Times New Roman" w:eastAsia="仿宋_GB2312" w:cs="Times New Roman"/>
          <w:spacing w:val="0"/>
          <w:kern w:val="2"/>
          <w:sz w:val="32"/>
          <w:szCs w:val="32"/>
          <w:lang w:val="en-US" w:eastAsia="zh-CN" w:bidi="ar-SA"/>
        </w:rPr>
      </w:pPr>
      <w:r>
        <w:rPr>
          <w:rFonts w:hint="eastAsia" w:ascii="仿宋_GB2312" w:hAnsi="Times New Roman" w:eastAsia="仿宋_GB2312" w:cs="Times New Roman"/>
          <w:spacing w:val="0"/>
          <w:kern w:val="2"/>
          <w:sz w:val="32"/>
          <w:szCs w:val="32"/>
          <w:lang w:val="en-US" w:eastAsia="zh-CN" w:bidi="ar-SA"/>
        </w:rPr>
        <w:t>领导要有水平，水平从哪里来?水平来自对客观规律的认识和掌握，而规律性的东西，正是蕴藏在广大群众的实践中。因此，要提高领导水平，就要眼睛向下，善于从群众的实践中汲取营养，获得真知。</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——《干部的基本功--密切联系人民群众》(1989年1月),习近平《摆脱贫困》,福建人民出版社1992 年版，第 14 页</w:t>
      </w:r>
    </w:p>
    <w:p>
      <w:pPr>
        <w:pStyle w:val="4"/>
        <w:keepNext w:val="0"/>
        <w:keepLines w:val="0"/>
        <w:pageBreakBefore w:val="0"/>
        <w:widowControl w:val="0"/>
        <w:numPr>
          <w:ilvl w:val="0"/>
          <w:numId w:val="2"/>
        </w:numPr>
        <w:kinsoku/>
        <w:wordWrap/>
        <w:overflowPunct/>
        <w:topLinePunct w:val="0"/>
        <w:autoSpaceDE/>
        <w:autoSpaceDN/>
        <w:bidi w:val="0"/>
        <w:adjustRightInd/>
        <w:snapToGrid/>
        <w:spacing w:after="0" w:line="56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关于领导干部带头开展调查研究</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仿宋_GB2312" w:hAnsi="Times New Roman" w:eastAsia="仿宋_GB2312" w:cs="Times New Roman"/>
          <w:spacing w:val="0"/>
          <w:kern w:val="2"/>
          <w:sz w:val="32"/>
          <w:szCs w:val="32"/>
          <w:lang w:val="en-US" w:eastAsia="zh-CN" w:bidi="ar-SA"/>
        </w:rPr>
      </w:pPr>
      <w:r>
        <w:rPr>
          <w:rFonts w:hint="default" w:ascii="仿宋_GB2312" w:hAnsi="Times New Roman" w:eastAsia="仿宋_GB2312" w:cs="Times New Roman"/>
          <w:spacing w:val="0"/>
          <w:kern w:val="2"/>
          <w:sz w:val="32"/>
          <w:szCs w:val="32"/>
          <w:lang w:val="en-US" w:eastAsia="zh-CN" w:bidi="ar-SA"/>
        </w:rPr>
        <w:t>要深入扎实，不搞形式主义，要真心实意地深入群众，与群众交朋友,而不是为下基层而下基层;要到最困难的地方去，解决群众最需要解决的“急”“难”问题，让群众真正感受到党和政府的温暖;要讲求工作方法，本着实事求是的精神，对可以解决的问题及时解决，对解决起来确有困难的问题要耐心向群众解释，求得谅解;要热情接待群众来信来访，做好“送上门”的工作，通过领导接待日、领导接待周等活动“活血化瘀”，化解各种矛盾纠纷，把不安定因素解决在萌芽状态。</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w:t>
      </w:r>
      <w:r>
        <w:rPr>
          <w:rFonts w:hint="default" w:ascii="楷体_GB2312" w:hAnsi="楷体_GB2312" w:eastAsia="楷体_GB2312" w:cs="楷体_GB2312"/>
          <w:spacing w:val="0"/>
          <w:kern w:val="2"/>
          <w:sz w:val="32"/>
          <w:szCs w:val="32"/>
          <w:lang w:val="en-US" w:eastAsia="zh-CN" w:bidi="ar-SA"/>
        </w:rPr>
        <w:t>《“四下基层”，就在群众中间》，《闽山闽水物华新---习近平福建足迹》(上),福建人民出版社、人民出版社2022年版，第 116 页</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仿宋_GB2312" w:hAnsi="Times New Roman" w:eastAsia="仿宋_GB2312" w:cs="Times New Roman"/>
          <w:spacing w:val="0"/>
          <w:kern w:val="2"/>
          <w:sz w:val="32"/>
          <w:szCs w:val="32"/>
          <w:lang w:val="en-US" w:eastAsia="zh-CN" w:bidi="ar-SA"/>
        </w:rPr>
      </w:pPr>
      <w:r>
        <w:rPr>
          <w:rFonts w:hint="default" w:ascii="仿宋_GB2312" w:hAnsi="Times New Roman" w:eastAsia="仿宋_GB2312" w:cs="Times New Roman"/>
          <w:spacing w:val="0"/>
          <w:kern w:val="2"/>
          <w:sz w:val="32"/>
          <w:szCs w:val="32"/>
          <w:lang w:val="en-US" w:eastAsia="zh-CN" w:bidi="ar-SA"/>
        </w:rPr>
        <w:t>必须坚持深入基层、深入群众，搞好调查研究，认真倾听群众的意见，把握群众的思想动态，了解掌握真实情况，及时发现、总结基层创造的经验，并将之转化为指导和推动工作的方针和政策。</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w:t>
      </w:r>
      <w:r>
        <w:rPr>
          <w:rFonts w:hint="default" w:ascii="楷体_GB2312" w:hAnsi="楷体_GB2312" w:eastAsia="楷体_GB2312" w:cs="楷体_GB2312"/>
          <w:spacing w:val="0"/>
          <w:kern w:val="2"/>
          <w:sz w:val="32"/>
          <w:szCs w:val="32"/>
          <w:lang w:val="en-US" w:eastAsia="zh-CN" w:bidi="ar-SA"/>
        </w:rPr>
        <w:t>《解放思想、实事求是要一以贯之--重读邓小平同志&lt;解放思想，实事求是，团结一致向前看&gt;》，《求是》杂志1999 年第 1期</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仿宋_GB2312" w:hAnsi="Times New Roman" w:eastAsia="仿宋_GB2312" w:cs="Times New Roman"/>
          <w:spacing w:val="0"/>
          <w:kern w:val="2"/>
          <w:sz w:val="32"/>
          <w:szCs w:val="32"/>
          <w:lang w:val="en-US" w:eastAsia="zh-CN" w:bidi="ar-SA"/>
        </w:rPr>
      </w:pPr>
      <w:r>
        <w:rPr>
          <w:rFonts w:hint="default" w:ascii="仿宋_GB2312" w:hAnsi="Times New Roman" w:eastAsia="仿宋_GB2312" w:cs="Times New Roman"/>
          <w:spacing w:val="0"/>
          <w:kern w:val="2"/>
          <w:sz w:val="32"/>
          <w:szCs w:val="32"/>
          <w:lang w:val="en-US" w:eastAsia="zh-CN" w:bidi="ar-SA"/>
        </w:rPr>
        <w:t>只有经常深入群众，虚心向群众学习，我们的思想水平和政策水平才能得到提高</w:t>
      </w:r>
      <w:r>
        <w:rPr>
          <w:rFonts w:hint="eastAsia" w:ascii="仿宋_GB2312" w:hAnsi="Times New Roman" w:eastAsia="仿宋_GB2312" w:cs="Times New Roman"/>
          <w:spacing w:val="0"/>
          <w:kern w:val="2"/>
          <w:sz w:val="32"/>
          <w:szCs w:val="32"/>
          <w:lang w:val="en-US" w:eastAsia="zh-CN" w:bidi="ar-SA"/>
        </w:rPr>
        <w:t>。</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w:t>
      </w:r>
      <w:r>
        <w:rPr>
          <w:rFonts w:hint="default" w:ascii="楷体_GB2312" w:hAnsi="楷体_GB2312" w:eastAsia="楷体_GB2312" w:cs="楷体_GB2312"/>
          <w:spacing w:val="0"/>
          <w:kern w:val="2"/>
          <w:sz w:val="32"/>
          <w:szCs w:val="32"/>
          <w:lang w:val="en-US" w:eastAsia="zh-CN" w:bidi="ar-SA"/>
        </w:rPr>
        <w:t>《跨世纪领导干部的历史重任及必备素质》,《中共福建省委党校学报》1991年第11 期</w:t>
      </w:r>
    </w:p>
    <w:p>
      <w:pPr>
        <w:pStyle w:val="4"/>
        <w:keepNext w:val="0"/>
        <w:keepLines w:val="0"/>
        <w:pageBreakBefore w:val="0"/>
        <w:widowControl w:val="0"/>
        <w:kinsoku/>
        <w:wordWrap/>
        <w:overflowPunct/>
        <w:topLinePunct w:val="0"/>
        <w:autoSpaceDE/>
        <w:autoSpaceDN/>
        <w:bidi w:val="0"/>
        <w:adjustRightInd/>
        <w:snapToGrid/>
        <w:spacing w:after="0" w:line="560" w:lineRule="exact"/>
        <w:jc w:val="center"/>
        <w:textAlignment w:val="auto"/>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pacing w:val="0"/>
          <w:sz w:val="36"/>
          <w:szCs w:val="36"/>
          <w:lang w:val="en-US" w:eastAsia="zh-CN"/>
        </w:rPr>
        <w:br w:type="page"/>
      </w:r>
      <w:r>
        <w:rPr>
          <w:rFonts w:hint="eastAsia" w:ascii="方正小标宋简体" w:hAnsi="方正小标宋简体" w:eastAsia="方正小标宋简体" w:cs="方正小标宋简体"/>
          <w:sz w:val="36"/>
          <w:szCs w:val="36"/>
          <w:lang w:val="en-US" w:eastAsia="zh-CN"/>
        </w:rPr>
        <w:t>诵读材料（二）</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center"/>
        <w:textAlignment w:val="auto"/>
        <w:rPr>
          <w:rFonts w:hint="eastAsia" w:ascii="方正小标宋简体" w:hAnsi="方正小标宋简体" w:eastAsia="方正小标宋简体" w:cs="方正小标宋简体"/>
          <w:spacing w:val="0"/>
          <w:sz w:val="36"/>
          <w:szCs w:val="36"/>
          <w:lang w:val="en-US" w:eastAsia="zh-CN"/>
        </w:rPr>
      </w:pP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left"/>
        <w:textAlignment w:val="auto"/>
        <w:rPr>
          <w:rFonts w:hint="eastAsia" w:ascii="方正小标宋简体" w:hAnsi="方正小标宋简体" w:eastAsia="方正小标宋简体" w:cs="方正小标宋简体"/>
          <w:spacing w:val="0"/>
          <w:sz w:val="36"/>
          <w:szCs w:val="36"/>
          <w:lang w:val="en-US" w:eastAsia="zh-CN"/>
        </w:rPr>
      </w:pPr>
      <w:r>
        <w:rPr>
          <w:rFonts w:hint="eastAsia" w:ascii="黑体" w:hAnsi="黑体" w:eastAsia="黑体" w:cs="黑体"/>
          <w:spacing w:val="0"/>
          <w:sz w:val="32"/>
          <w:szCs w:val="32"/>
          <w:lang w:val="en-US" w:eastAsia="zh-CN"/>
        </w:rPr>
        <w:t>一、调查研究要点面结合</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Times New Roman" w:eastAsia="仿宋_GB2312" w:cs="Times New Roman"/>
          <w:spacing w:val="0"/>
          <w:sz w:val="32"/>
          <w:szCs w:val="32"/>
          <w:lang w:val="en-US" w:eastAsia="zh-CN"/>
        </w:rPr>
      </w:pPr>
      <w:r>
        <w:rPr>
          <w:rFonts w:hint="eastAsia" w:ascii="仿宋_GB2312" w:hAnsi="Times New Roman" w:eastAsia="仿宋_GB2312" w:cs="Times New Roman"/>
          <w:spacing w:val="0"/>
          <w:sz w:val="32"/>
          <w:szCs w:val="32"/>
          <w:lang w:val="en-US" w:eastAsia="zh-CN"/>
        </w:rPr>
        <w:t>调查研究是一门致力于求真的学问，一种见诸实践的科学，也是一项讲求方法的艺术。在现代社会分工多样化、利益多元化的背景下，社会各方面的差异日益突出。在这种情况下，各级党委、政府进行决策所需要的信息大量增加，这就要求我们掌握尽可能多的情况，善于从大量的个体情况中找到一般规</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Times New Roman" w:eastAsia="仿宋_GB2312" w:cs="Times New Roman"/>
          <w:spacing w:val="0"/>
          <w:sz w:val="32"/>
          <w:szCs w:val="32"/>
          <w:lang w:val="en-US" w:eastAsia="zh-CN"/>
        </w:rPr>
      </w:pPr>
      <w:r>
        <w:rPr>
          <w:rFonts w:hint="eastAsia" w:ascii="仿宋_GB2312" w:hAnsi="Times New Roman" w:eastAsia="仿宋_GB2312" w:cs="Times New Roman"/>
          <w:spacing w:val="0"/>
          <w:sz w:val="32"/>
          <w:szCs w:val="32"/>
          <w:lang w:val="en-US" w:eastAsia="zh-CN"/>
        </w:rPr>
        <w:t>律，从整体上把握客观事物，从而作出正确的决策。对过去蹲点调查、“解剖麻雀”等方法，要学习、要弘扬，同时又要不断改进方法和手段。既要抓点、搞好典型调查，也要注重调查研究对象的广泛性，不能以点盖面，以偏概全，只见树木，不见森林。毛泽东同志很重视典型调查，是进行典型调查的行家里手，但是他也审慎地看到典型调查成果适用范围有限，告诫我们“不要陷于狭隘的经验论”。</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Times New Roman" w:eastAsia="仿宋_GB2312" w:cs="Times New Roman"/>
          <w:spacing w:val="0"/>
          <w:sz w:val="32"/>
          <w:szCs w:val="32"/>
          <w:lang w:val="en-US" w:eastAsia="zh-CN"/>
        </w:rPr>
      </w:pPr>
      <w:r>
        <w:rPr>
          <w:rFonts w:hint="eastAsia" w:ascii="仿宋_GB2312" w:hAnsi="Times New Roman" w:eastAsia="仿宋_GB2312" w:cs="Times New Roman"/>
          <w:spacing w:val="0"/>
          <w:sz w:val="32"/>
          <w:szCs w:val="32"/>
          <w:lang w:val="en-US" w:eastAsia="zh-CN"/>
        </w:rPr>
        <w:t>对于领导干部来说，个人的时间和精力有限，即使花再多的时间亲力亲为，也难免有其局限性，难以保证调查研究的对象有足够的广泛性和代表性。要解决这个矛盾，一方面要遵循调查研究的特点和规律，掌握科学的调研方法，提高调查研究的效率和效益，以尽可能少的时间获得尽可能多的有效信息;另一方面要充分发挥各地各部门特别是综合调研部门的作用，</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center"/>
        <w:textAlignment w:val="auto"/>
        <w:rPr>
          <w:rFonts w:hint="eastAsia" w:ascii="楷体_GB2312" w:hAnsi="楷体_GB2312" w:eastAsia="楷体_GB2312" w:cs="楷体_GB2312"/>
          <w:spacing w:val="0"/>
          <w:sz w:val="32"/>
          <w:szCs w:val="32"/>
          <w:lang w:val="en-US" w:eastAsia="zh-CN"/>
        </w:rPr>
      </w:pPr>
      <w:r>
        <w:rPr>
          <w:rFonts w:hint="eastAsia" w:ascii="仿宋_GB2312" w:hAnsi="Times New Roman" w:eastAsia="仿宋_GB2312" w:cs="Times New Roman"/>
          <w:spacing w:val="0"/>
          <w:sz w:val="32"/>
          <w:szCs w:val="32"/>
          <w:lang w:val="en-US" w:eastAsia="zh-CN"/>
        </w:rPr>
        <w:t>——</w:t>
      </w:r>
      <w:r>
        <w:rPr>
          <w:rFonts w:hint="eastAsia" w:ascii="楷体_GB2312" w:hAnsi="楷体_GB2312" w:eastAsia="楷体_GB2312" w:cs="楷体_GB2312"/>
          <w:spacing w:val="0"/>
          <w:sz w:val="32"/>
          <w:szCs w:val="32"/>
          <w:lang w:val="en-US" w:eastAsia="zh-CN"/>
        </w:rPr>
        <w:t>(2006年1月9日，选自《之江新语》)</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Times New Roman" w:eastAsia="仿宋_GB2312" w:cs="Times New Roman"/>
          <w:spacing w:val="0"/>
          <w:sz w:val="32"/>
          <w:szCs w:val="32"/>
          <w:lang w:val="en-US" w:eastAsia="zh-CN"/>
        </w:rPr>
      </w:pP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eastAsia" w:ascii="黑体" w:hAnsi="黑体" w:eastAsia="黑体" w:cs="黑体"/>
          <w:spacing w:val="0"/>
          <w:sz w:val="32"/>
          <w:szCs w:val="32"/>
          <w:lang w:val="en-US" w:eastAsia="zh-CN"/>
        </w:rPr>
      </w:pPr>
      <w:r>
        <w:rPr>
          <w:rFonts w:hint="eastAsia" w:ascii="黑体" w:hAnsi="黑体" w:eastAsia="黑体" w:cs="黑体"/>
          <w:spacing w:val="0"/>
          <w:sz w:val="32"/>
          <w:szCs w:val="32"/>
          <w:lang w:val="en-US" w:eastAsia="zh-CN"/>
        </w:rPr>
        <w:t>二、调研工作务求“深、实、细、准、效”部分</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仿宋_GB2312" w:hAnsi="Times New Roman" w:eastAsia="仿宋_GB2312" w:cs="Times New Roman"/>
          <w:spacing w:val="0"/>
          <w:sz w:val="32"/>
          <w:szCs w:val="32"/>
          <w:lang w:val="en-US" w:eastAsia="zh-CN"/>
        </w:rPr>
      </w:pPr>
      <w:r>
        <w:rPr>
          <w:rFonts w:hint="default" w:ascii="仿宋_GB2312" w:hAnsi="Times New Roman" w:eastAsia="仿宋_GB2312" w:cs="Times New Roman"/>
          <w:spacing w:val="0"/>
          <w:sz w:val="32"/>
          <w:szCs w:val="32"/>
          <w:lang w:val="en-US" w:eastAsia="zh-CN"/>
        </w:rPr>
        <w:t>现在全省上下大兴调查研究之风，各级领导干部在调研工作中，一定要保持求真务实的作风，努力在求深、求实、求细、求准、求效上下工夫。</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仿宋_GB2312" w:hAnsi="Times New Roman" w:eastAsia="仿宋_GB2312" w:cs="Times New Roman"/>
          <w:spacing w:val="0"/>
          <w:sz w:val="32"/>
          <w:szCs w:val="32"/>
          <w:lang w:val="en-US" w:eastAsia="zh-CN"/>
        </w:rPr>
      </w:pPr>
      <w:r>
        <w:rPr>
          <w:rFonts w:hint="default" w:ascii="仿宋_GB2312" w:hAnsi="Times New Roman" w:eastAsia="仿宋_GB2312" w:cs="Times New Roman"/>
          <w:spacing w:val="0"/>
          <w:sz w:val="32"/>
          <w:szCs w:val="32"/>
          <w:lang w:val="en-US" w:eastAsia="zh-CN"/>
        </w:rPr>
        <w:t>“深”，就是要深入群众，深入基层，善于与工人、农民、知识分子和社会各界人士交朋友，到田间、厂矿、群众和社会各层面中去解决问题。“实”，就是作风要实，做到轻车简从，简化公务接待，真正做到听实话、摸实情、办实事。“细”，就是要认真听取各方面的意见，深入分析问题，掌握全面情况。“准”，就是不仅要全面深入细致地了解实际情况，更要善于分析矛盾、发现问题，透过现象看本质，把握规律性的东西。“效”，就是提出解决问题的办法要切实可行，制定的政策措施要有较强操作性，做到出实招，见实效。</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jc w:val="center"/>
        <w:textAlignment w:val="auto"/>
        <w:rPr>
          <w:rFonts w:hint="default" w:ascii="楷体_GB2312" w:hAnsi="楷体_GB2312" w:eastAsia="楷体_GB2312" w:cs="楷体_GB2312"/>
          <w:spacing w:val="0"/>
          <w:kern w:val="2"/>
          <w:sz w:val="32"/>
          <w:szCs w:val="32"/>
          <w:lang w:val="en-US" w:eastAsia="zh-CN" w:bidi="ar-SA"/>
        </w:rPr>
      </w:pPr>
      <w:r>
        <w:rPr>
          <w:rFonts w:hint="eastAsia" w:ascii="楷体_GB2312" w:hAnsi="楷体_GB2312" w:eastAsia="楷体_GB2312" w:cs="楷体_GB2312"/>
          <w:spacing w:val="0"/>
          <w:kern w:val="2"/>
          <w:sz w:val="32"/>
          <w:szCs w:val="32"/>
          <w:lang w:val="en-US" w:eastAsia="zh-CN" w:bidi="ar-SA"/>
        </w:rPr>
        <w:t>——</w:t>
      </w:r>
      <w:r>
        <w:rPr>
          <w:rFonts w:hint="default" w:ascii="楷体_GB2312" w:hAnsi="楷体_GB2312" w:eastAsia="楷体_GB2312" w:cs="楷体_GB2312"/>
          <w:spacing w:val="0"/>
          <w:kern w:val="2"/>
          <w:sz w:val="32"/>
          <w:szCs w:val="32"/>
          <w:lang w:val="en-US" w:eastAsia="zh-CN" w:bidi="ar-SA"/>
        </w:rPr>
        <w:t>(2003年2月25 日，选自《之江新语》)</w:t>
      </w: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楷体_GB2312" w:hAnsi="楷体_GB2312" w:eastAsia="楷体_GB2312" w:cs="楷体_GB2312"/>
          <w:spacing w:val="0"/>
          <w:kern w:val="2"/>
          <w:sz w:val="32"/>
          <w:szCs w:val="32"/>
          <w:lang w:val="en-US" w:eastAsia="zh-CN" w:bidi="ar-SA"/>
        </w:rPr>
      </w:pPr>
    </w:p>
    <w:p>
      <w:pPr>
        <w:pStyle w:val="4"/>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仿宋_GB2312" w:hAnsi="Times New Roman" w:eastAsia="仿宋_GB2312" w:cs="Times New Roman"/>
          <w:spacing w:val="0"/>
          <w:sz w:val="32"/>
          <w:szCs w:val="32"/>
          <w:lang w:val="en-US" w:eastAsia="zh-CN"/>
        </w:rPr>
      </w:pPr>
    </w:p>
    <w:sectPr>
      <w:footerReference r:id="rId3" w:type="default"/>
      <w:footerReference r:id="rId4" w:type="even"/>
      <w:pgSz w:w="11906" w:h="16838"/>
      <w:pgMar w:top="2098" w:right="1531" w:bottom="1814" w:left="1531" w:header="851" w:footer="992" w:gutter="0"/>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posOffset>2456180</wp:posOffset>
              </wp:positionH>
              <wp:positionV relativeFrom="paragraph">
                <wp:posOffset>-97155</wp:posOffset>
              </wp:positionV>
              <wp:extent cx="758825" cy="2286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758825" cy="228600"/>
                      </a:xfrm>
                      <a:prstGeom prst="rect">
                        <a:avLst/>
                      </a:prstGeom>
                      <a:noFill/>
                      <a:ln>
                        <a:noFill/>
                      </a:ln>
                    </wps:spPr>
                    <wps:txbx>
                      <w:txbxContent>
                        <w:p>
                          <w:pPr>
                            <w:pStyle w:val="5"/>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t xml:space="preserve"> —</w:t>
                          </w:r>
                        </w:p>
                      </w:txbxContent>
                    </wps:txbx>
                    <wps:bodyPr vert="horz" wrap="square" lIns="0" tIns="0" rIns="0" bIns="0" anchor="t" anchorCtr="0" upright="0"/>
                  </wps:wsp>
                </a:graphicData>
              </a:graphic>
            </wp:anchor>
          </w:drawing>
        </mc:Choice>
        <mc:Fallback>
          <w:pict>
            <v:shape id="文本框 2" o:spid="_x0000_s1026" o:spt="202" type="#_x0000_t202" style="position:absolute;left:0pt;margin-left:193.4pt;margin-top:-7.65pt;height:18pt;width:59.75pt;mso-position-horizontal-relative:margin;z-index:251659264;mso-width-relative:page;mso-height-relative:page;" filled="f" stroked="f" coordsize="21600,21600" o:gfxdata="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FgAAAGRycy9QSwECFAAUAAAA&#10;CACHTuJANlI6L9oAAAAKAQAADwAAAAAAAAABACAAAAA4AAAAZHJzL2Rvd25yZXYueG1sUEsBAhQA&#10;FAAAAAgAh07iQNKtIzfaAQAApAMAAA4AAAAAAAAAAQAgAAAAPwEAAGRycy9lMm9Eb2MueG1sUEsF&#10;BgAAAAAGAAYAWQEAAIsFAAAAAA==&#10;">
              <v:fill on="f" focussize="0,0"/>
              <v:stroke on="f"/>
              <v:imagedata o:title=""/>
              <o:lock v:ext="edit" aspectratio="f"/>
              <v:textbox inset="0mm,0mm,0mm,0mm">
                <w:txbxContent>
                  <w:p>
                    <w:pPr>
                      <w:pStyle w:val="5"/>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2"/>
      </w:rPr>
    </w:pPr>
    <w:r>
      <w:fldChar w:fldCharType="begin"/>
    </w:r>
    <w:r>
      <w:rPr>
        <w:rStyle w:val="12"/>
      </w:rPr>
      <w:instrText xml:space="preserve">PAGE  </w:instrText>
    </w:r>
    <w: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7BE677"/>
    <w:multiLevelType w:val="singleLevel"/>
    <w:tmpl w:val="0B7BE677"/>
    <w:lvl w:ilvl="0" w:tentative="0">
      <w:start w:val="4"/>
      <w:numFmt w:val="chineseCounting"/>
      <w:suff w:val="nothing"/>
      <w:lvlText w:val="%1、"/>
      <w:lvlJc w:val="left"/>
      <w:rPr>
        <w:rFonts w:hint="eastAsia"/>
      </w:rPr>
    </w:lvl>
  </w:abstractNum>
  <w:abstractNum w:abstractNumId="1">
    <w:nsid w:val="19B70C86"/>
    <w:multiLevelType w:val="singleLevel"/>
    <w:tmpl w:val="19B70C86"/>
    <w:lvl w:ilvl="0" w:tentative="0">
      <w:start w:val="2"/>
      <w:numFmt w:val="decimal"/>
      <w:suff w:val="space"/>
      <w:lvlText w:val="%1."/>
      <w:lvlJc w:val="left"/>
      <w:pPr>
        <w:ind w:left="1600" w:firstLine="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余华">
    <w15:presenceInfo w15:providerId="None" w15:userId="余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5YjRkNDUxYmMxMTJkN2ZlZDg0MGZlN2NmZDNiZDIifQ=="/>
  </w:docVars>
  <w:rsids>
    <w:rsidRoot w:val="00821EDF"/>
    <w:rsid w:val="00004A5F"/>
    <w:rsid w:val="00064EB4"/>
    <w:rsid w:val="000674EA"/>
    <w:rsid w:val="00083B52"/>
    <w:rsid w:val="0009008D"/>
    <w:rsid w:val="0009167D"/>
    <w:rsid w:val="000C12D8"/>
    <w:rsid w:val="00152D80"/>
    <w:rsid w:val="00196259"/>
    <w:rsid w:val="001A5082"/>
    <w:rsid w:val="001B70FA"/>
    <w:rsid w:val="001F4F31"/>
    <w:rsid w:val="00253F57"/>
    <w:rsid w:val="00284144"/>
    <w:rsid w:val="003060EB"/>
    <w:rsid w:val="003A3F62"/>
    <w:rsid w:val="003E08E0"/>
    <w:rsid w:val="003E2C14"/>
    <w:rsid w:val="004613D3"/>
    <w:rsid w:val="00485995"/>
    <w:rsid w:val="004B6407"/>
    <w:rsid w:val="004C5CC5"/>
    <w:rsid w:val="004C70DE"/>
    <w:rsid w:val="00552979"/>
    <w:rsid w:val="00583290"/>
    <w:rsid w:val="005D0F72"/>
    <w:rsid w:val="00660DDF"/>
    <w:rsid w:val="006D72D9"/>
    <w:rsid w:val="006F7148"/>
    <w:rsid w:val="00821EDF"/>
    <w:rsid w:val="008A4DF2"/>
    <w:rsid w:val="008C15BE"/>
    <w:rsid w:val="008C5579"/>
    <w:rsid w:val="009215DC"/>
    <w:rsid w:val="00921D27"/>
    <w:rsid w:val="00953A43"/>
    <w:rsid w:val="0098324E"/>
    <w:rsid w:val="00A4656A"/>
    <w:rsid w:val="00A56470"/>
    <w:rsid w:val="00AB3483"/>
    <w:rsid w:val="00B258B0"/>
    <w:rsid w:val="00BB0240"/>
    <w:rsid w:val="00BE7E72"/>
    <w:rsid w:val="00BF78CF"/>
    <w:rsid w:val="00C13273"/>
    <w:rsid w:val="00D461FD"/>
    <w:rsid w:val="00D50492"/>
    <w:rsid w:val="00DC35D2"/>
    <w:rsid w:val="00E34858"/>
    <w:rsid w:val="00E60011"/>
    <w:rsid w:val="00E76C47"/>
    <w:rsid w:val="00E97777"/>
    <w:rsid w:val="00FF4D2A"/>
    <w:rsid w:val="014A102B"/>
    <w:rsid w:val="02ED1C6E"/>
    <w:rsid w:val="06651661"/>
    <w:rsid w:val="07A6780E"/>
    <w:rsid w:val="07AD3EDA"/>
    <w:rsid w:val="08444A26"/>
    <w:rsid w:val="09F978CA"/>
    <w:rsid w:val="0B904C4C"/>
    <w:rsid w:val="0C0D04DC"/>
    <w:rsid w:val="0D3C216F"/>
    <w:rsid w:val="11694069"/>
    <w:rsid w:val="11976BFB"/>
    <w:rsid w:val="11F46522"/>
    <w:rsid w:val="12902772"/>
    <w:rsid w:val="12B8072A"/>
    <w:rsid w:val="161D4B6D"/>
    <w:rsid w:val="17ABA6DE"/>
    <w:rsid w:val="17C81E8D"/>
    <w:rsid w:val="197542AA"/>
    <w:rsid w:val="1B3D53D9"/>
    <w:rsid w:val="1C58F2E7"/>
    <w:rsid w:val="1DD71A40"/>
    <w:rsid w:val="204A3CE6"/>
    <w:rsid w:val="21631B6A"/>
    <w:rsid w:val="218E2220"/>
    <w:rsid w:val="23C7541F"/>
    <w:rsid w:val="2A1636A1"/>
    <w:rsid w:val="2A473AAA"/>
    <w:rsid w:val="2A7C7BF7"/>
    <w:rsid w:val="2A821520"/>
    <w:rsid w:val="2C6B09EE"/>
    <w:rsid w:val="2DFD256C"/>
    <w:rsid w:val="2E530C6F"/>
    <w:rsid w:val="2E981DA9"/>
    <w:rsid w:val="333172A4"/>
    <w:rsid w:val="36910E66"/>
    <w:rsid w:val="36D9E09E"/>
    <w:rsid w:val="37BD46B2"/>
    <w:rsid w:val="37BFD4EE"/>
    <w:rsid w:val="39C24EFB"/>
    <w:rsid w:val="39E746D6"/>
    <w:rsid w:val="3B8D23E6"/>
    <w:rsid w:val="3BEF5F18"/>
    <w:rsid w:val="3CDC1373"/>
    <w:rsid w:val="3DFF1613"/>
    <w:rsid w:val="3DFF7713"/>
    <w:rsid w:val="3EA91D6D"/>
    <w:rsid w:val="3EB764AC"/>
    <w:rsid w:val="3EE17BD1"/>
    <w:rsid w:val="3F5DAC47"/>
    <w:rsid w:val="3F755A52"/>
    <w:rsid w:val="3F9A561F"/>
    <w:rsid w:val="3FBF55FC"/>
    <w:rsid w:val="3FFF5A49"/>
    <w:rsid w:val="40EA5463"/>
    <w:rsid w:val="41AD7DEE"/>
    <w:rsid w:val="450E5498"/>
    <w:rsid w:val="458532B1"/>
    <w:rsid w:val="4698326B"/>
    <w:rsid w:val="46FD58A0"/>
    <w:rsid w:val="495D254A"/>
    <w:rsid w:val="4B736055"/>
    <w:rsid w:val="4FEA3034"/>
    <w:rsid w:val="509C1CFD"/>
    <w:rsid w:val="509E682D"/>
    <w:rsid w:val="52297CCC"/>
    <w:rsid w:val="52787DBA"/>
    <w:rsid w:val="55C83048"/>
    <w:rsid w:val="56486A5C"/>
    <w:rsid w:val="57D12A81"/>
    <w:rsid w:val="59336D12"/>
    <w:rsid w:val="5A806C89"/>
    <w:rsid w:val="5AD7215D"/>
    <w:rsid w:val="5D100D24"/>
    <w:rsid w:val="5EF71E17"/>
    <w:rsid w:val="5FD7690B"/>
    <w:rsid w:val="5FDBB792"/>
    <w:rsid w:val="5FDBF1EC"/>
    <w:rsid w:val="5FFFBC03"/>
    <w:rsid w:val="624B3430"/>
    <w:rsid w:val="63487DBA"/>
    <w:rsid w:val="642E11F1"/>
    <w:rsid w:val="64605B19"/>
    <w:rsid w:val="64C26EF6"/>
    <w:rsid w:val="64CF7A9A"/>
    <w:rsid w:val="64E35A77"/>
    <w:rsid w:val="65811EE4"/>
    <w:rsid w:val="67185FD7"/>
    <w:rsid w:val="671E1113"/>
    <w:rsid w:val="67887A43"/>
    <w:rsid w:val="67F70234"/>
    <w:rsid w:val="67F85E08"/>
    <w:rsid w:val="67FF3323"/>
    <w:rsid w:val="68FB058E"/>
    <w:rsid w:val="697119CE"/>
    <w:rsid w:val="6B9900A6"/>
    <w:rsid w:val="6BE73A29"/>
    <w:rsid w:val="6C5402EA"/>
    <w:rsid w:val="6C666163"/>
    <w:rsid w:val="6CFB51A0"/>
    <w:rsid w:val="6DB3E4E2"/>
    <w:rsid w:val="6DFF2739"/>
    <w:rsid w:val="6E275A75"/>
    <w:rsid w:val="6EFD3503"/>
    <w:rsid w:val="6F545483"/>
    <w:rsid w:val="6FBD8231"/>
    <w:rsid w:val="70362393"/>
    <w:rsid w:val="704B11CB"/>
    <w:rsid w:val="7070568E"/>
    <w:rsid w:val="727BC5D8"/>
    <w:rsid w:val="72FF629D"/>
    <w:rsid w:val="74D952A9"/>
    <w:rsid w:val="757DD6BE"/>
    <w:rsid w:val="75E93D4D"/>
    <w:rsid w:val="7667486A"/>
    <w:rsid w:val="767931D6"/>
    <w:rsid w:val="771816DB"/>
    <w:rsid w:val="7774CFF4"/>
    <w:rsid w:val="77BEA804"/>
    <w:rsid w:val="77DF4936"/>
    <w:rsid w:val="77DF8402"/>
    <w:rsid w:val="77FEB0F0"/>
    <w:rsid w:val="7938433B"/>
    <w:rsid w:val="79891BE0"/>
    <w:rsid w:val="79DF35E3"/>
    <w:rsid w:val="7A9AB44F"/>
    <w:rsid w:val="7B377AB6"/>
    <w:rsid w:val="7BB58399"/>
    <w:rsid w:val="7BF3CD40"/>
    <w:rsid w:val="7BF95037"/>
    <w:rsid w:val="7CC304D1"/>
    <w:rsid w:val="7DF5E313"/>
    <w:rsid w:val="7DF77E72"/>
    <w:rsid w:val="7E8E6727"/>
    <w:rsid w:val="7ECAEA56"/>
    <w:rsid w:val="7EFBFE7B"/>
    <w:rsid w:val="7F3C4188"/>
    <w:rsid w:val="7F769A62"/>
    <w:rsid w:val="7FD5221F"/>
    <w:rsid w:val="7FF70896"/>
    <w:rsid w:val="7FFBBD33"/>
    <w:rsid w:val="7FFD972F"/>
    <w:rsid w:val="8D12ABBB"/>
    <w:rsid w:val="97729DF7"/>
    <w:rsid w:val="9B453AB6"/>
    <w:rsid w:val="A7B665C8"/>
    <w:rsid w:val="AFFAAAF2"/>
    <w:rsid w:val="B27E561E"/>
    <w:rsid w:val="B54C3417"/>
    <w:rsid w:val="B7DF5998"/>
    <w:rsid w:val="BA4211A3"/>
    <w:rsid w:val="BCEEDADB"/>
    <w:rsid w:val="BF3F9AF2"/>
    <w:rsid w:val="BFBB23AA"/>
    <w:rsid w:val="BFD74B8F"/>
    <w:rsid w:val="BFFBB2FF"/>
    <w:rsid w:val="CFFF8D19"/>
    <w:rsid w:val="D8AD5237"/>
    <w:rsid w:val="DDB2C516"/>
    <w:rsid w:val="DEDF1200"/>
    <w:rsid w:val="DEFF3F2A"/>
    <w:rsid w:val="DF4F8272"/>
    <w:rsid w:val="DF7FA4E1"/>
    <w:rsid w:val="DFFF07CE"/>
    <w:rsid w:val="E6FFEE4E"/>
    <w:rsid w:val="E7F957A5"/>
    <w:rsid w:val="E7FCA8FE"/>
    <w:rsid w:val="E9D723BF"/>
    <w:rsid w:val="EBFD50C2"/>
    <w:rsid w:val="ED7E26B1"/>
    <w:rsid w:val="EDFDF853"/>
    <w:rsid w:val="EE5FBF17"/>
    <w:rsid w:val="EF8F01DC"/>
    <w:rsid w:val="F3AE3B20"/>
    <w:rsid w:val="F56FDA05"/>
    <w:rsid w:val="F57B7346"/>
    <w:rsid w:val="F6DED97C"/>
    <w:rsid w:val="F77F9655"/>
    <w:rsid w:val="F7DB1D21"/>
    <w:rsid w:val="F7EBD1A2"/>
    <w:rsid w:val="FA8C1E64"/>
    <w:rsid w:val="FAF5FCCF"/>
    <w:rsid w:val="FCDFA511"/>
    <w:rsid w:val="FDDF9D55"/>
    <w:rsid w:val="FEFD4A40"/>
    <w:rsid w:val="FF7C4992"/>
    <w:rsid w:val="FFBBD54C"/>
    <w:rsid w:val="FFF99B33"/>
    <w:rsid w:val="FFFD785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4">
    <w:name w:val="Body Text"/>
    <w:basedOn w:val="1"/>
    <w:qFormat/>
    <w:uiPriority w:val="0"/>
    <w:pPr>
      <w:spacing w:after="120"/>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page number"/>
    <w:basedOn w:val="10"/>
    <w:qFormat/>
    <w:uiPriority w:val="0"/>
  </w:style>
  <w:style w:type="character" w:customStyle="1" w:styleId="13">
    <w:name w:val="页眉 Char"/>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 China</Company>
  <Pages>10</Pages>
  <Words>4233</Words>
  <Characters>4370</Characters>
  <Lines>1</Lines>
  <Paragraphs>1</Paragraphs>
  <TotalTime>0</TotalTime>
  <ScaleCrop>false</ScaleCrop>
  <LinksUpToDate>false</LinksUpToDate>
  <CharactersWithSpaces>4464</CharactersWithSpaces>
  <Application>WPS Office_11.8.2.10953_F1E327BC-269C-435d-A152-05C5408002CA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2020-01-17T17:45:00Z</dcterms:created>
  <dc:creator>lenovo</dc:creator>
  <cp:lastModifiedBy>余华</cp:lastModifiedBy>
  <cp:lastPrinted>2023-05-24T03:20:00Z</cp:lastPrinted>
  <dcterms:modified xsi:type="dcterms:W3CDTF">2023-06-02T17:06:06Z</dcterms:modified>
  <dc:title>举行部务会议理论学习中心组集体学习及</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2052-11.8.2.10953</vt:lpwstr>
  </property>
  <property fmtid="{D5CDD505-2E9C-101B-9397-08002B2CF9AE}" pid="3" name="ICV">
    <vt:lpwstr>982F7DA8D7C640AFB663A20E0465CC1E_13</vt:lpwstr>
  </property>
</Properties>
</file>