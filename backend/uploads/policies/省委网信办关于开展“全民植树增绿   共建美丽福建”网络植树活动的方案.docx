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880" w:hanging="880" w:hangingChars="20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省委网信办</w:t>
      </w:r>
      <w:ins w:id="0" w:author="黄书锭" w:date="2025-03-10T13:19:09Z">
        <w:r>
          <w:rPr>
            <w:rFonts w:hint="eastAsia" w:ascii="方正小标宋简体" w:hAnsi="方正小标宋简体" w:eastAsia="方正小标宋简体" w:cs="方正小标宋简体"/>
            <w:sz w:val="44"/>
            <w:szCs w:val="44"/>
            <w:lang w:eastAsia="zh-CN"/>
          </w:rPr>
          <w:t>关于</w:t>
        </w:r>
      </w:ins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开展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“全民植树增绿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ind w:left="880" w:hanging="880" w:hangingChars="20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共建美丽福建”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网络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植树活动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eastAsia="zh-CN"/>
        </w:rPr>
        <w:t>的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ins w:id="1" w:author="黄书锭" w:date="2025-03-10T13:19:29Z"/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del w:id="2" w:author="朱曦" w:date="2025-03-10T09:52:42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为进一步践行绿色发展理念，创新义务植树尽责形式，</w:delText>
        </w:r>
      </w:del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在第47个植树节即将</w:t>
      </w:r>
      <w:del w:id="3" w:author="黄书锭" w:date="2025-03-10T13:19:19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delText>来临</w:delText>
        </w:r>
      </w:del>
      <w:ins w:id="4" w:author="黄书锭" w:date="2025-03-10T13:19:21Z">
        <w:r>
          <w:rPr>
            <w:rFonts w:hint="eastAsia" w:ascii="仿宋_GB2312" w:hAnsi="仿宋_GB2312" w:eastAsia="仿宋_GB2312" w:cs="仿宋_GB2312"/>
            <w:sz w:val="32"/>
            <w:szCs w:val="32"/>
            <w:lang w:val="en-US" w:eastAsia="zh-CN"/>
          </w:rPr>
          <w:t>到来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之际，福建省绿化委员会办公室携手龙岩市武平县林业局推出“互联网+全民义务植树”网络捐资项目——“我为全国林改第一县种e棵树”。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ins w:id="5" w:author="黄书锭" w:date="2025-03-10T13:19:50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为进一步践行绿色发展理念，增强党员干部植树造林、保护森林、保护生态的意识，响应今年植树节“全民植树增绿  共建美丽福建”主题，创新义务植树尽责形式，</w:t>
        </w:r>
      </w:ins>
      <w:ins w:id="6" w:author="黄书锭" w:date="2025-03-10T13:20:15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省委</w:t>
        </w:r>
      </w:ins>
      <w:ins w:id="7" w:author="黄书锭" w:date="2025-03-10T13:20:17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网信办</w:t>
        </w:r>
      </w:ins>
      <w:ins w:id="8" w:author="黄书锭" w:date="2025-03-10T13:19:50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拟组织全办党员干部职工于3月11日至18日参加“我为全国林改第一县种e棵树”线上主题植树活动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具体方案如下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参加对象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ins w:id="9" w:author="黄书锭" w:date="2025-03-10T13:20:25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t>省委网信办</w:t>
        </w:r>
      </w:ins>
      <w:del w:id="10" w:author="黄书锭" w:date="2025-03-10T13:20:25Z">
        <w:r>
          <w:rPr>
            <w:rFonts w:hint="eastAsia" w:ascii="仿宋_GB2312" w:hAnsi="仿宋_GB2312" w:eastAsia="仿宋_GB2312" w:cs="仿宋_GB2312"/>
            <w:sz w:val="32"/>
            <w:szCs w:val="32"/>
            <w:lang w:eastAsia="zh-CN"/>
          </w:rPr>
          <w:delText>全办</w:delText>
        </w:r>
      </w:del>
      <w:r>
        <w:rPr>
          <w:rFonts w:hint="eastAsia" w:ascii="仿宋_GB2312" w:hAnsi="仿宋_GB2312" w:eastAsia="仿宋_GB2312" w:cs="仿宋_GB2312"/>
          <w:sz w:val="32"/>
          <w:szCs w:val="32"/>
        </w:rPr>
        <w:t>党员干部职工。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活动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2025年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3月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11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日—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18日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活动</w:t>
      </w:r>
      <w:r>
        <w:rPr>
          <w:rFonts w:hint="eastAsia" w:ascii="黑体" w:hAnsi="黑体" w:eastAsia="黑体" w:cs="黑体"/>
          <w:sz w:val="32"/>
          <w:szCs w:val="32"/>
          <w:lang w:eastAsia="zh-CN"/>
        </w:rPr>
        <w:t>安排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1.各党支部组织党员干部职工通过福建全面义务植树网、</w:t>
      </w:r>
      <w:r>
        <w:rPr>
          <w:rFonts w:hint="eastAsia" w:ascii="仿宋_GB2312" w:hAnsi="仿宋_GB2312" w:eastAsia="仿宋_GB2312" w:cs="仿宋_GB2312"/>
          <w:color w:val="262626"/>
          <w:spacing w:val="18"/>
          <w:sz w:val="32"/>
          <w:szCs w:val="32"/>
        </w:rPr>
        <w:t>“福建林业”公众号</w:t>
      </w:r>
      <w:r>
        <w:rPr>
          <w:rFonts w:hint="eastAsia" w:ascii="仿宋_GB2312" w:hAnsi="仿宋_GB2312" w:eastAsia="仿宋_GB2312" w:cs="仿宋_GB2312"/>
          <w:color w:val="262626"/>
          <w:spacing w:val="18"/>
          <w:sz w:val="32"/>
          <w:szCs w:val="32"/>
          <w:lang w:eastAsia="zh-CN"/>
        </w:rPr>
        <w:t>、闽政通</w:t>
      </w:r>
      <w:r>
        <w:rPr>
          <w:rFonts w:hint="eastAsia" w:ascii="仿宋_GB2312" w:hAnsi="仿宋_GB2312" w:eastAsia="仿宋_GB2312" w:cs="仿宋_GB2312"/>
          <w:color w:val="262626"/>
          <w:spacing w:val="18"/>
          <w:sz w:val="32"/>
          <w:szCs w:val="32"/>
          <w:lang w:val="en-US" w:eastAsia="zh-CN"/>
        </w:rPr>
        <w:t>APP</w:t>
      </w:r>
      <w:ins w:id="11" w:author="黄书锭" w:date="2025-03-10T13:20:56Z">
        <w:r>
          <w:rPr>
            <w:rFonts w:hint="eastAsia" w:ascii="仿宋_GB2312" w:hAnsi="仿宋_GB2312" w:eastAsia="仿宋_GB2312" w:cs="仿宋_GB2312"/>
            <w:color w:val="262626"/>
            <w:spacing w:val="18"/>
            <w:sz w:val="32"/>
            <w:szCs w:val="32"/>
            <w:lang w:val="en-US" w:eastAsia="zh-CN"/>
          </w:rPr>
          <w:t>等</w:t>
        </w:r>
      </w:ins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参与“互联网+全民义务植树——我为全国林改第一县种e棵树”项目；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2.各党支部将义务植树情况于2025年3月18日前反馈机关党委。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del w:id="12" w:author="朱曦" w:date="2025-03-10T09:52:53Z"/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附件：网络植树参与方式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机关党委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       </w:t>
      </w:r>
      <w:r>
        <w:rPr>
          <w:rFonts w:hint="eastAsia" w:ascii="仿宋_GB2312" w:hAnsi="仿宋_GB2312" w:eastAsia="仿宋_GB2312" w:cs="仿宋_GB2312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</w:rPr>
        <w:t>年3月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10</w:t>
      </w:r>
      <w:r>
        <w:rPr>
          <w:rFonts w:hint="eastAsia" w:ascii="仿宋_GB2312" w:hAnsi="仿宋_GB2312" w:eastAsia="仿宋_GB2312" w:cs="仿宋_GB2312"/>
          <w:sz w:val="32"/>
          <w:szCs w:val="32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br w:type="page"/>
      </w:r>
    </w:p>
    <w:p>
      <w:pPr>
        <w:pStyle w:val="3"/>
        <w:keepNext w:val="0"/>
        <w:keepLines w:val="0"/>
        <w:widowControl/>
        <w:suppressLineNumbers w:val="0"/>
        <w:spacing w:line="315" w:lineRule="atLeast"/>
        <w:rPr>
          <w:ins w:id="13" w:author="黄书锭" w:date="2025-03-10T13:21:37Z"/>
          <w:rStyle w:val="6"/>
          <w:rFonts w:hint="eastAsia" w:ascii="黑体" w:hAnsi="黑体" w:eastAsia="黑体" w:cs="黑体"/>
          <w:b w:val="0"/>
          <w:bCs/>
          <w:spacing w:val="0"/>
          <w:sz w:val="32"/>
          <w:szCs w:val="32"/>
          <w:lang w:eastAsia="zh-CN"/>
        </w:rPr>
      </w:pPr>
      <w:r>
        <w:rPr>
          <w:rStyle w:val="6"/>
          <w:rFonts w:hint="eastAsia" w:ascii="黑体" w:hAnsi="黑体" w:eastAsia="黑体" w:cs="黑体"/>
          <w:b w:val="0"/>
          <w:bCs/>
          <w:spacing w:val="0"/>
          <w:sz w:val="32"/>
          <w:szCs w:val="32"/>
          <w:lang w:eastAsia="zh-CN"/>
        </w:rPr>
        <w:t>附件</w:t>
      </w:r>
      <w:del w:id="14" w:author="黄书锭" w:date="2025-03-10T13:21:36Z">
        <w:r>
          <w:rPr>
            <w:rStyle w:val="6"/>
            <w:rFonts w:hint="eastAsia" w:ascii="黑体" w:hAnsi="黑体" w:eastAsia="黑体" w:cs="黑体"/>
            <w:b w:val="0"/>
            <w:bCs/>
            <w:spacing w:val="0"/>
            <w:sz w:val="32"/>
            <w:szCs w:val="32"/>
            <w:lang w:eastAsia="zh-CN"/>
          </w:rPr>
          <w:delText>：</w:delText>
        </w:r>
      </w:del>
    </w:p>
    <w:p>
      <w:pPr>
        <w:pStyle w:val="3"/>
        <w:keepNext w:val="0"/>
        <w:keepLines w:val="0"/>
        <w:widowControl/>
        <w:suppressLineNumbers w:val="0"/>
        <w:spacing w:line="315" w:lineRule="atLeast"/>
        <w:rPr>
          <w:del w:id="15" w:author="黄书锭" w:date="2025-03-10T13:21:40Z"/>
          <w:rStyle w:val="6"/>
          <w:rFonts w:hint="eastAsia" w:ascii="黑体" w:hAnsi="黑体" w:eastAsia="黑体" w:cs="黑体"/>
          <w:b w:val="0"/>
          <w:bCs/>
          <w:spacing w:val="0"/>
          <w:sz w:val="32"/>
          <w:szCs w:val="32"/>
          <w:lang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网络植树参与方式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640" w:firstLineChars="200"/>
        <w:textAlignment w:val="auto"/>
        <w:rPr>
          <w:ins w:id="16" w:author="黄书锭" w:date="2025-03-10T13:23:56Z"/>
          <w:rStyle w:val="6"/>
          <w:rFonts w:hint="eastAsia" w:ascii="仿宋_GB2312" w:hAnsi="仿宋_GB2312" w:eastAsia="仿宋_GB2312" w:cs="仿宋_GB2312"/>
          <w:b w:val="0"/>
          <w:bCs/>
          <w:spacing w:val="0"/>
          <w:sz w:val="32"/>
          <w:szCs w:val="32"/>
          <w:lang w:eastAsia="zh-CN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32"/>
          <w:szCs w:val="32"/>
        </w:rPr>
      </w:pPr>
      <w:bookmarkStart w:id="0" w:name="_GoBack"/>
      <w:bookmarkEnd w:id="0"/>
      <w:r>
        <w:rPr>
          <w:rStyle w:val="6"/>
          <w:rFonts w:hint="eastAsia" w:ascii="仿宋_GB2312" w:hAnsi="仿宋_GB2312" w:eastAsia="仿宋_GB2312" w:cs="仿宋_GB2312"/>
          <w:b w:val="0"/>
          <w:bCs/>
          <w:spacing w:val="0"/>
          <w:sz w:val="32"/>
          <w:szCs w:val="32"/>
          <w:lang w:eastAsia="zh-CN"/>
        </w:rPr>
        <w:t>大家</w:t>
      </w:r>
      <w:r>
        <w:rPr>
          <w:rStyle w:val="6"/>
          <w:rFonts w:hint="eastAsia" w:ascii="仿宋_GB2312" w:hAnsi="仿宋_GB2312" w:eastAsia="仿宋_GB2312" w:cs="仿宋_GB2312"/>
          <w:b w:val="0"/>
          <w:bCs/>
          <w:spacing w:val="0"/>
          <w:sz w:val="32"/>
          <w:szCs w:val="32"/>
        </w:rPr>
        <w:t>可以通过以下方式参与“互联网+全民义务植树”活动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640" w:firstLineChars="200"/>
        <w:textAlignment w:val="auto"/>
        <w:rPr>
          <w:rFonts w:hint="eastAsia" w:ascii="仿宋_GB2312" w:hAnsi="仿宋_GB2312" w:eastAsia="仿宋_GB2312" w:cs="仿宋_GB2312"/>
          <w:b/>
          <w:bCs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eastAsia="zh-CN"/>
          <w:rPrChange w:id="17" w:author="黄书锭" w:date="2025-03-10T13:22:50Z">
            <w:rPr>
              <w:rFonts w:hint="eastAsia" w:ascii="仿宋_GB2312" w:hAnsi="仿宋_GB2312" w:eastAsia="仿宋_GB2312" w:cs="仿宋_GB2312"/>
              <w:b/>
              <w:bCs/>
              <w:sz w:val="32"/>
              <w:szCs w:val="32"/>
              <w:lang w:eastAsia="zh-CN"/>
            </w:rPr>
          </w:rPrChange>
        </w:rPr>
        <w:t>方式一：电脑版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登陆“</w:t>
      </w:r>
      <w:r>
        <w:rPr>
          <w:rFonts w:hint="eastAsia" w:ascii="仿宋_GB2312" w:hAnsi="仿宋_GB2312" w:eastAsia="仿宋_GB2312" w:cs="仿宋_GB2312"/>
          <w:color w:val="262626"/>
          <w:spacing w:val="18"/>
          <w:sz w:val="32"/>
          <w:szCs w:val="32"/>
        </w:rPr>
        <w:t>福建全民义务植树网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”参加</w:t>
      </w:r>
      <w:r>
        <w:rPr>
          <w:rFonts w:hint="eastAsia" w:ascii="仿宋_GB2312" w:hAnsi="仿宋_GB2312" w:eastAsia="仿宋_GB2312" w:cs="仿宋_GB2312"/>
          <w:color w:val="262626"/>
          <w:spacing w:val="18"/>
          <w:sz w:val="32"/>
          <w:szCs w:val="32"/>
        </w:rPr>
        <w:t>（www.yiwuzhishu.cn/index.php/Home/Tenat/index.html?code=0000QG7E）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sz w:val="32"/>
          <w:szCs w:val="32"/>
          <w:lang w:eastAsia="zh-CN"/>
          <w:rPrChange w:id="18" w:author="黄书锭" w:date="2025-03-10T13:22:59Z">
            <w:rPr>
              <w:rFonts w:hint="eastAsia" w:ascii="仿宋_GB2312" w:hAnsi="仿宋_GB2312" w:eastAsia="仿宋_GB2312" w:cs="仿宋_GB2312"/>
              <w:b/>
              <w:bCs/>
              <w:sz w:val="32"/>
              <w:szCs w:val="32"/>
              <w:lang w:eastAsia="zh-CN"/>
            </w:rPr>
          </w:rPrChange>
        </w:rPr>
        <w:t>方式二：手机版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714" w:firstLineChars="200"/>
        <w:textAlignment w:val="auto"/>
        <w:rPr>
          <w:rFonts w:hint="eastAsia" w:ascii="仿宋_GB2312" w:hAnsi="仿宋_GB2312" w:eastAsia="仿宋_GB2312" w:cs="仿宋_GB2312"/>
          <w:color w:val="3E3E3E"/>
          <w:spacing w:val="0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color w:val="262626"/>
          <w:spacing w:val="18"/>
          <w:sz w:val="32"/>
          <w:szCs w:val="32"/>
        </w:rPr>
        <w:t>1.打开手机微信，</w:t>
      </w:r>
      <w:r>
        <w:rPr>
          <w:rFonts w:hint="eastAsia" w:ascii="仿宋_GB2312" w:hAnsi="仿宋_GB2312" w:eastAsia="仿宋_GB2312" w:cs="仿宋_GB2312"/>
          <w:color w:val="262626"/>
          <w:spacing w:val="18"/>
          <w:sz w:val="32"/>
          <w:szCs w:val="32"/>
        </w:rPr>
        <w:t>搜索并关注“福建林业”公众号，点击右下角“便民入口”中“便民服务”</w:t>
      </w:r>
      <w:del w:id="19" w:author="黄书锭" w:date="2025-03-10T13:22:10Z">
        <w:r>
          <w:rPr>
            <w:rFonts w:hint="eastAsia" w:ascii="仿宋_GB2312" w:hAnsi="仿宋_GB2312" w:eastAsia="仿宋_GB2312" w:cs="仿宋_GB2312"/>
            <w:color w:val="262626"/>
            <w:spacing w:val="18"/>
            <w:sz w:val="32"/>
            <w:szCs w:val="32"/>
          </w:rPr>
          <w:delText>一</w:delText>
        </w:r>
      </w:del>
      <w:ins w:id="20" w:author="黄书锭" w:date="2025-03-10T13:22:10Z">
        <w:r>
          <w:rPr>
            <w:rFonts w:hint="eastAsia" w:ascii="仿宋_GB2312" w:hAnsi="仿宋_GB2312" w:eastAsia="仿宋_GB2312" w:cs="仿宋_GB2312"/>
            <w:color w:val="262626"/>
            <w:spacing w:val="18"/>
            <w:sz w:val="32"/>
            <w:szCs w:val="32"/>
            <w:lang w:eastAsia="zh-CN"/>
          </w:rPr>
          <w:t>，</w:t>
        </w:r>
      </w:ins>
      <w:r>
        <w:rPr>
          <w:rFonts w:hint="eastAsia" w:ascii="仿宋_GB2312" w:hAnsi="仿宋_GB2312" w:eastAsia="仿宋_GB2312" w:cs="仿宋_GB2312"/>
          <w:color w:val="262626"/>
          <w:spacing w:val="18"/>
          <w:sz w:val="32"/>
          <w:szCs w:val="32"/>
        </w:rPr>
        <w:t>再点击“义务植树查询”</w:t>
      </w:r>
      <w:del w:id="21" w:author="黄书锭" w:date="2025-03-10T13:22:13Z">
        <w:r>
          <w:rPr>
            <w:rFonts w:hint="eastAsia" w:ascii="仿宋_GB2312" w:hAnsi="仿宋_GB2312" w:eastAsia="仿宋_GB2312" w:cs="仿宋_GB2312"/>
            <w:color w:val="262626"/>
            <w:spacing w:val="18"/>
            <w:sz w:val="32"/>
            <w:szCs w:val="32"/>
          </w:rPr>
          <w:delText>-</w:delText>
        </w:r>
      </w:del>
      <w:ins w:id="22" w:author="黄书锭" w:date="2025-03-10T13:22:13Z">
        <w:r>
          <w:rPr>
            <w:rFonts w:hint="eastAsia" w:ascii="仿宋_GB2312" w:hAnsi="仿宋_GB2312" w:eastAsia="仿宋_GB2312" w:cs="仿宋_GB2312"/>
            <w:color w:val="262626"/>
            <w:spacing w:val="18"/>
            <w:sz w:val="32"/>
            <w:szCs w:val="32"/>
            <w:lang w:eastAsia="zh-CN"/>
          </w:rPr>
          <w:t>，</w:t>
        </w:r>
      </w:ins>
      <w:r>
        <w:rPr>
          <w:rFonts w:hint="eastAsia" w:ascii="仿宋_GB2312" w:hAnsi="仿宋_GB2312" w:eastAsia="仿宋_GB2312" w:cs="仿宋_GB2312"/>
          <w:color w:val="262626"/>
          <w:spacing w:val="18"/>
          <w:sz w:val="32"/>
          <w:szCs w:val="32"/>
        </w:rPr>
        <w:t>进入“福建全民义务植树网”手机端平台，点击“劳动尽责”或“捐资尽责”进入活动详情页</w:t>
      </w:r>
      <w:del w:id="23" w:author="黄书锭" w:date="2025-03-10T13:22:18Z">
        <w:r>
          <w:rPr>
            <w:rFonts w:hint="eastAsia" w:ascii="仿宋_GB2312" w:hAnsi="仿宋_GB2312" w:eastAsia="仿宋_GB2312" w:cs="仿宋_GB2312"/>
            <w:color w:val="262626"/>
            <w:spacing w:val="18"/>
            <w:sz w:val="32"/>
            <w:szCs w:val="32"/>
          </w:rPr>
          <w:delText>-</w:delText>
        </w:r>
      </w:del>
      <w:ins w:id="24" w:author="黄书锭" w:date="2025-03-10T13:22:18Z">
        <w:r>
          <w:rPr>
            <w:rFonts w:hint="eastAsia" w:ascii="仿宋_GB2312" w:hAnsi="仿宋_GB2312" w:eastAsia="仿宋_GB2312" w:cs="仿宋_GB2312"/>
            <w:color w:val="262626"/>
            <w:spacing w:val="18"/>
            <w:sz w:val="32"/>
            <w:szCs w:val="32"/>
            <w:lang w:eastAsia="zh-CN"/>
          </w:rPr>
          <w:t>，</w:t>
        </w:r>
      </w:ins>
      <w:r>
        <w:rPr>
          <w:rFonts w:hint="eastAsia" w:ascii="仿宋_GB2312" w:hAnsi="仿宋_GB2312" w:eastAsia="仿宋_GB2312" w:cs="仿宋_GB2312"/>
          <w:color w:val="262626"/>
          <w:spacing w:val="18"/>
          <w:sz w:val="32"/>
          <w:szCs w:val="32"/>
        </w:rPr>
        <w:t>填写相关信息进行劳动尽责报名或捐资；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714" w:firstLineChars="200"/>
        <w:textAlignment w:val="auto"/>
        <w:rPr>
          <w:rFonts w:hint="eastAsia" w:ascii="仿宋_GB2312" w:hAnsi="仿宋_GB2312" w:eastAsia="仿宋_GB2312" w:cs="仿宋_GB2312"/>
          <w:color w:val="262626"/>
          <w:spacing w:val="18"/>
          <w:sz w:val="32"/>
          <w:szCs w:val="32"/>
        </w:rPr>
      </w:pPr>
      <w:r>
        <w:rPr>
          <w:rStyle w:val="6"/>
          <w:rFonts w:hint="eastAsia" w:ascii="仿宋_GB2312" w:hAnsi="仿宋_GB2312" w:eastAsia="仿宋_GB2312" w:cs="仿宋_GB2312"/>
          <w:color w:val="262626"/>
          <w:spacing w:val="18"/>
          <w:sz w:val="32"/>
          <w:szCs w:val="32"/>
        </w:rPr>
        <w:t>2.打开闽政通app，</w:t>
      </w:r>
      <w:r>
        <w:rPr>
          <w:rFonts w:hint="eastAsia" w:ascii="仿宋_GB2312" w:hAnsi="仿宋_GB2312" w:eastAsia="仿宋_GB2312" w:cs="仿宋_GB2312"/>
          <w:color w:val="262626"/>
          <w:spacing w:val="18"/>
          <w:sz w:val="32"/>
          <w:szCs w:val="32"/>
        </w:rPr>
        <w:t>在上方搜索框搜索“义务植树”</w:t>
      </w:r>
      <w:del w:id="25" w:author="黄书锭" w:date="2025-03-10T13:22:26Z">
        <w:r>
          <w:rPr>
            <w:rFonts w:hint="eastAsia" w:ascii="仿宋_GB2312" w:hAnsi="仿宋_GB2312" w:eastAsia="仿宋_GB2312" w:cs="仿宋_GB2312"/>
            <w:color w:val="262626"/>
            <w:spacing w:val="18"/>
            <w:sz w:val="32"/>
            <w:szCs w:val="32"/>
          </w:rPr>
          <w:delText>－</w:delText>
        </w:r>
      </w:del>
      <w:ins w:id="26" w:author="黄书锭" w:date="2025-03-10T13:22:26Z">
        <w:r>
          <w:rPr>
            <w:rFonts w:hint="eastAsia" w:ascii="仿宋_GB2312" w:hAnsi="仿宋_GB2312" w:eastAsia="仿宋_GB2312" w:cs="仿宋_GB2312"/>
            <w:color w:val="262626"/>
            <w:spacing w:val="18"/>
            <w:sz w:val="32"/>
            <w:szCs w:val="32"/>
            <w:lang w:eastAsia="zh-CN"/>
          </w:rPr>
          <w:t>，</w:t>
        </w:r>
      </w:ins>
      <w:r>
        <w:rPr>
          <w:rFonts w:hint="eastAsia" w:ascii="仿宋_GB2312" w:hAnsi="仿宋_GB2312" w:eastAsia="仿宋_GB2312" w:cs="仿宋_GB2312"/>
          <w:color w:val="262626"/>
          <w:spacing w:val="18"/>
          <w:sz w:val="32"/>
          <w:szCs w:val="32"/>
        </w:rPr>
        <w:t>进入“福建全民义务植树网”手机端平台，点击“劳动尽责”或“捐资尽责”进入活动详情页</w:t>
      </w:r>
      <w:del w:id="27" w:author="黄书锭" w:date="2025-03-10T13:22:30Z">
        <w:r>
          <w:rPr>
            <w:rFonts w:hint="eastAsia" w:ascii="仿宋_GB2312" w:hAnsi="仿宋_GB2312" w:eastAsia="仿宋_GB2312" w:cs="仿宋_GB2312"/>
            <w:color w:val="262626"/>
            <w:spacing w:val="18"/>
            <w:sz w:val="32"/>
            <w:szCs w:val="32"/>
          </w:rPr>
          <w:delText>－</w:delText>
        </w:r>
      </w:del>
      <w:ins w:id="28" w:author="黄书锭" w:date="2025-03-10T13:22:30Z">
        <w:r>
          <w:rPr>
            <w:rFonts w:hint="eastAsia" w:ascii="仿宋_GB2312" w:hAnsi="仿宋_GB2312" w:eastAsia="仿宋_GB2312" w:cs="仿宋_GB2312"/>
            <w:color w:val="262626"/>
            <w:spacing w:val="18"/>
            <w:sz w:val="32"/>
            <w:szCs w:val="32"/>
            <w:lang w:eastAsia="zh-CN"/>
          </w:rPr>
          <w:t>，</w:t>
        </w:r>
      </w:ins>
      <w:r>
        <w:rPr>
          <w:rFonts w:hint="eastAsia" w:ascii="仿宋_GB2312" w:hAnsi="仿宋_GB2312" w:eastAsia="仿宋_GB2312" w:cs="仿宋_GB2312"/>
          <w:color w:val="262626"/>
          <w:spacing w:val="18"/>
          <w:sz w:val="32"/>
          <w:szCs w:val="32"/>
        </w:rPr>
        <w:t>填写相关信息进行劳动尽责报名或捐资。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firstLine="714" w:firstLineChars="200"/>
        <w:textAlignment w:val="auto"/>
        <w:rPr>
          <w:rFonts w:hint="eastAsia" w:ascii="仿宋_GB2312" w:hAnsi="仿宋_GB2312" w:eastAsia="仿宋_GB2312" w:cs="仿宋_GB2312"/>
          <w:color w:val="262626"/>
          <w:spacing w:val="18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262626"/>
          <w:spacing w:val="18"/>
          <w:sz w:val="32"/>
          <w:szCs w:val="32"/>
          <w:lang w:val="en-US" w:eastAsia="zh-CN"/>
          <w:rPrChange w:id="29" w:author="黄书锭" w:date="2025-03-10T13:23:12Z">
            <w:rPr>
              <w:rFonts w:hint="eastAsia" w:ascii="仿宋_GB2312" w:hAnsi="仿宋_GB2312" w:eastAsia="仿宋_GB2312" w:cs="仿宋_GB2312"/>
              <w:color w:val="262626"/>
              <w:spacing w:val="18"/>
              <w:sz w:val="32"/>
              <w:szCs w:val="32"/>
              <w:lang w:val="en-US" w:eastAsia="zh-CN"/>
            </w:rPr>
          </w:rPrChange>
        </w:rPr>
        <w:t>3.</w:t>
      </w:r>
      <w:r>
        <w:rPr>
          <w:rFonts w:hint="eastAsia" w:ascii="仿宋_GB2312" w:hAnsi="仿宋_GB2312" w:eastAsia="仿宋_GB2312" w:cs="仿宋_GB2312"/>
          <w:b/>
          <w:bCs/>
          <w:color w:val="262626"/>
          <w:spacing w:val="18"/>
          <w:sz w:val="32"/>
          <w:szCs w:val="32"/>
          <w:rPrChange w:id="30" w:author="黄书锭" w:date="2025-03-10T13:23:12Z">
            <w:rPr>
              <w:rFonts w:hint="eastAsia" w:ascii="仿宋_GB2312" w:hAnsi="仿宋_GB2312" w:eastAsia="仿宋_GB2312" w:cs="仿宋_GB2312"/>
              <w:b/>
              <w:bCs/>
              <w:color w:val="262626"/>
              <w:spacing w:val="18"/>
              <w:sz w:val="32"/>
              <w:szCs w:val="32"/>
            </w:rPr>
          </w:rPrChange>
        </w:rPr>
        <w:t>扫描下方专属二维码，</w:t>
      </w:r>
      <w:r>
        <w:rPr>
          <w:rFonts w:hint="eastAsia" w:ascii="仿宋_GB2312" w:hAnsi="仿宋_GB2312" w:eastAsia="仿宋_GB2312" w:cs="仿宋_GB2312"/>
          <w:color w:val="262626"/>
          <w:spacing w:val="18"/>
          <w:sz w:val="32"/>
          <w:szCs w:val="32"/>
        </w:rPr>
        <w:t>填写相关信息，即可完成捐款植树，种下绿色希望。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</w:pPr>
      <w:r>
        <w:rPr>
          <w:vertAlign w:val="baseline"/>
        </w:rPr>
        <w:drawing>
          <wp:inline distT="0" distB="0" distL="114300" distR="114300">
            <wp:extent cx="2261235" cy="2261235"/>
            <wp:effectExtent l="0" t="0" r="9525" b="9525"/>
            <wp:docPr id="3" name="图片 3" descr="IMG_256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2261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 w:val="0"/>
        <w:keepLines w:val="0"/>
        <w:widowControl/>
        <w:suppressLineNumbers w:val="0"/>
        <w:spacing w:line="420" w:lineRule="atLeast"/>
        <w:ind w:firstLine="712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262626"/>
          <w:spacing w:val="18"/>
          <w:sz w:val="32"/>
          <w:szCs w:val="32"/>
        </w:rPr>
        <w:t>每捐款15元，即可折算完成1株植树任务。若捐款达到45元，您将获得一份《全民义务植树尽责证书》；捐款满90元，除尽责证书外，还可另外获得一份《国土绿化荣誉证书》。本次活动的募集资金统一归口中国绿化基金会管理。</w:t>
      </w:r>
    </w:p>
    <w:p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80030" cy="1964690"/>
            <wp:effectExtent l="0" t="0" r="8890" b="1270"/>
            <wp:docPr id="6" name="图片 4" descr="IMG_257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0030" cy="19646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05735" cy="1914525"/>
            <wp:effectExtent l="0" t="0" r="6985" b="5715"/>
            <wp:docPr id="5" name="图片 5" descr="IMG_258"/>
            <wp:cNvGraphicFramePr>
              <a:graphicFrameLocks xmlns:a="http://schemas.openxmlformats.org/drawingml/2006/main" noChangeAspect="tru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73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640" w:firstLineChars="200"/>
        <w:jc w:val="center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</w:p>
    <w:sectPr>
      <w:pgSz w:w="11906" w:h="16838"/>
      <w:pgMar w:top="2098" w:right="1474" w:bottom="1814" w:left="147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宋体S-超大字符集(SIP)">
    <w:panose1 w:val="03000509000000000000"/>
    <w:charset w:val="86"/>
    <w:family w:val="auto"/>
    <w:pitch w:val="default"/>
    <w:sig w:usb0="00000003" w:usb1="0A0E0800" w:usb2="00000006" w:usb3="00000000" w:csb0="00040001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F28BF8"/>
    <w:multiLevelType w:val="singleLevel"/>
    <w:tmpl w:val="A6F28BF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朱曦">
    <w15:presenceInfo w15:providerId="None" w15:userId="朱曦"/>
  </w15:person>
  <w15:person w15:author="黄书锭">
    <w15:presenceInfo w15:providerId="None" w15:userId="黄书锭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false"/>
  <w:bordersDoNotSurroundFooter w:val="false"/>
  <w:revisionView w:markup="0"/>
  <w:trackRevisions w:val="true"/>
  <w:documentProtection w:enforcement="0"/>
  <w:defaultTabStop w:val="420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I5YjRkNDUxYmMxMTJkN2ZlZDg0MGZlN2NmZDNiZDIifQ=="/>
  </w:docVars>
  <w:rsids>
    <w:rsidRoot w:val="469276BF"/>
    <w:rsid w:val="07893F2F"/>
    <w:rsid w:val="0D2A1D10"/>
    <w:rsid w:val="0DE677B8"/>
    <w:rsid w:val="0E6DBFDD"/>
    <w:rsid w:val="128611F1"/>
    <w:rsid w:val="180B12CE"/>
    <w:rsid w:val="1CE43A8D"/>
    <w:rsid w:val="1DF34060"/>
    <w:rsid w:val="1FAD08B7"/>
    <w:rsid w:val="2435532B"/>
    <w:rsid w:val="26DC20F9"/>
    <w:rsid w:val="3346062B"/>
    <w:rsid w:val="3BE516AD"/>
    <w:rsid w:val="3FD51503"/>
    <w:rsid w:val="3FFF4909"/>
    <w:rsid w:val="469276BF"/>
    <w:rsid w:val="46DE0484"/>
    <w:rsid w:val="4D6E63E0"/>
    <w:rsid w:val="606A2105"/>
    <w:rsid w:val="63D748EB"/>
    <w:rsid w:val="64451A5A"/>
    <w:rsid w:val="7BBF017E"/>
    <w:rsid w:val="7CA3413D"/>
    <w:rsid w:val="7CADC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338</Words>
  <Characters>350</Characters>
  <Lines>0</Lines>
  <Paragraphs>0</Paragraphs>
  <TotalTime>4</TotalTime>
  <ScaleCrop>false</ScaleCrop>
  <LinksUpToDate>false</LinksUpToDate>
  <CharactersWithSpaces>401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2023-02-28T18:57:00Z</dcterms:created>
  <dc:creator>刘思含</dc:creator>
  <cp:lastModifiedBy>黄书锭</cp:lastModifiedBy>
  <cp:lastPrinted>2025-03-10T17:03:00Z</cp:lastPrinted>
  <dcterms:modified xsi:type="dcterms:W3CDTF">2025-03-10T13:24:04Z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ICV">
    <vt:lpwstr>5A89B9BB56CF4723AC3ADD06BEAEECFD_13</vt:lpwstr>
  </property>
  <property fmtid="{D5CDD505-2E9C-101B-9397-08002B2CF9AE}" pid="4" name="KSOTemplateDocerSaveRecord">
    <vt:lpwstr>eyJoZGlkIjoiODI5YjRkNDUxYmMxMTJkN2ZlZDg0MGZlN2NmZDNiZDIiLCJ1c2VySWQiOiIzMDY0MzMyMjMifQ==</vt:lpwstr>
  </property>
</Properties>
</file>