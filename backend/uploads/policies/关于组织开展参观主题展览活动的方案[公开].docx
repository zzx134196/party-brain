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仿宋_GB2312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jc w:val="center"/>
        <w:textAlignment w:val="auto"/>
        <w:rPr>
          <w:rFonts w:hint="eastAsia" w:ascii="方正小标宋简体" w:hAnsi="等线" w:eastAsia="方正小标宋简体"/>
          <w:color w:val="auto"/>
          <w:sz w:val="44"/>
          <w:szCs w:val="44"/>
        </w:rPr>
        <w:pPrChange w:id="0" w:author="黄书锭" w:date="2025-06-17T18:10:07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357"/>
            <w:jc w:val="center"/>
            <w:textAlignment w:val="auto"/>
          </w:pPr>
        </w:pPrChange>
      </w:pPr>
      <w:ins w:id="1" w:author="黄书锭" w:date="2025-06-17T17:55:37Z">
        <w:r>
          <w:rPr>
            <w:rFonts w:hint="eastAsia" w:ascii="方正小标宋简体" w:hAnsi="等线" w:eastAsia="方正小标宋简体"/>
            <w:color w:val="auto"/>
            <w:sz w:val="44"/>
            <w:szCs w:val="44"/>
          </w:rPr>
          <w:t>关于组织开展参观主题展览活动的</w:t>
        </w:r>
        <w:bookmarkStart w:id="0" w:name="_GoBack"/>
        <w:bookmarkEnd w:id="0"/>
        <w:r>
          <w:rPr>
            <w:rFonts w:hint="eastAsia" w:ascii="方正小标宋简体" w:hAnsi="等线" w:eastAsia="方正小标宋简体"/>
            <w:color w:val="auto"/>
            <w:sz w:val="44"/>
            <w:szCs w:val="44"/>
          </w:rPr>
          <w:t>方案</w:t>
        </w:r>
      </w:ins>
    </w:p>
    <w:p>
      <w:pPr>
        <w:ind w:firstLine="640" w:firstLineChars="200"/>
        <w:rPr>
          <w:rFonts w:ascii="仿宋_GB2312" w:hAnsi="仿宋" w:eastAsia="仿宋_GB2312"/>
          <w:color w:val="auto"/>
          <w:sz w:val="32"/>
          <w:szCs w:val="32"/>
        </w:rPr>
      </w:pPr>
    </w:p>
    <w:p>
      <w:pPr>
        <w:ind w:firstLine="0" w:firstLineChars="0"/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pPrChange w:id="2" w:author="黄书锭" w:date="2025-06-17T18:10:10Z">
          <w:pPr>
            <w:ind w:firstLine="640" w:firstLineChars="200"/>
          </w:pPr>
        </w:pPrChange>
      </w:pPr>
      <w:ins w:id="3" w:author="黄书锭" w:date="2025-06-17T18:10:11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t xml:space="preserve">    </w:t>
        </w:r>
      </w:ins>
      <w:ins w:id="4" w:author="黄书锭" w:date="2025-06-17T17:56:00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t>为</w:t>
        </w:r>
      </w:ins>
      <w:ins w:id="5" w:author="黄书锭" w:date="2025-06-17T18:16:22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t>深入学习贯彻习近平文化思想，</w:t>
        </w:r>
      </w:ins>
      <w:ins w:id="6" w:author="黄书锭" w:date="2025-06-17T17:56:00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t>扎实开展深入贯彻中央八项规定精神学习教育，</w:t>
        </w:r>
      </w:ins>
      <w:ins w:id="7" w:author="黄书锭" w:date="2025-06-17T18:16:43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t>大力弘扬爱国主义精神，</w:t>
        </w:r>
      </w:ins>
      <w:ins w:id="8" w:author="黄书锭" w:date="2025-06-17T17:56:00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t>进一步营造崇廉守廉良好氛围，结合“七一”活动安排，</w:t>
        </w:r>
      </w:ins>
      <w:del w:id="9" w:author="黄书锭" w:date="2025-06-17T17:56:10Z">
        <w:r>
          <w:rPr>
            <w:rFonts w:hint="default" w:ascii="仿宋_GB2312" w:hAnsi="仿宋" w:eastAsia="仿宋_GB2312"/>
            <w:color w:val="auto"/>
            <w:sz w:val="32"/>
            <w:szCs w:val="32"/>
            <w:lang w:eastAsia="zh-CN"/>
          </w:rPr>
          <w:delText>，</w:delText>
        </w:r>
      </w:del>
      <w:r>
        <w:rPr>
          <w:rFonts w:hint="eastAsia" w:ascii="仿宋_GB2312" w:hAnsi="仿宋" w:eastAsia="仿宋_GB2312"/>
          <w:color w:val="auto"/>
          <w:sz w:val="32"/>
          <w:szCs w:val="32"/>
        </w:rPr>
        <w:t>拟于近期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组织开展</w:t>
      </w:r>
      <w:ins w:id="10" w:author="黄书锭" w:date="2025-06-17T17:56:19Z">
        <w:r>
          <w:rPr>
            <w:rFonts w:hint="eastAsia" w:ascii="仿宋_GB2312" w:hAnsi="仿宋" w:eastAsia="仿宋_GB2312"/>
            <w:color w:val="auto"/>
            <w:sz w:val="32"/>
            <w:szCs w:val="32"/>
            <w:lang w:eastAsia="zh-CN"/>
          </w:rPr>
          <w:t>参观</w:t>
        </w:r>
      </w:ins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主题</w:t>
      </w:r>
      <w:ins w:id="11" w:author="黄书锭" w:date="2025-06-17T17:56:22Z">
        <w:r>
          <w:rPr>
            <w:rFonts w:hint="eastAsia" w:ascii="仿宋_GB2312" w:hAnsi="仿宋" w:eastAsia="仿宋_GB2312"/>
            <w:color w:val="auto"/>
            <w:sz w:val="32"/>
            <w:szCs w:val="32"/>
            <w:lang w:eastAsia="zh-CN"/>
          </w:rPr>
          <w:t>展览</w:t>
        </w:r>
      </w:ins>
      <w:del w:id="12" w:author="黄书锭" w:date="2025-06-17T17:56:19Z">
        <w:r>
          <w:rPr>
            <w:rFonts w:hint="eastAsia" w:ascii="仿宋_GB2312" w:hAnsi="仿宋" w:eastAsia="仿宋_GB2312"/>
            <w:color w:val="auto"/>
            <w:sz w:val="32"/>
            <w:szCs w:val="32"/>
            <w:lang w:eastAsia="zh-CN"/>
          </w:rPr>
          <w:delText>参观</w:delText>
        </w:r>
      </w:del>
      <w:r>
        <w:rPr>
          <w:rFonts w:hint="eastAsia" w:ascii="仿宋_GB2312" w:hAnsi="仿宋" w:eastAsia="仿宋_GB2312"/>
          <w:color w:val="auto"/>
          <w:sz w:val="32"/>
          <w:szCs w:val="32"/>
        </w:rPr>
        <w:t>活动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引导广大党员干部坚定理想信念、奋力担当作为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，以优良作风凝心聚力干事</w:t>
      </w:r>
      <w:ins w:id="13" w:author="黄书锭" w:date="2025-06-17T17:57:03Z">
        <w:r>
          <w:rPr>
            <w:rFonts w:hint="eastAsia" w:ascii="仿宋_GB2312" w:hAnsi="仿宋" w:eastAsia="仿宋_GB2312"/>
            <w:color w:val="auto"/>
            <w:sz w:val="32"/>
            <w:szCs w:val="32"/>
            <w:lang w:eastAsia="zh-CN"/>
          </w:rPr>
          <w:t>创</w:t>
        </w:r>
      </w:ins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业，推动我省网信事业高质量发展。具体活动方案如下。</w:t>
      </w:r>
    </w:p>
    <w:p>
      <w:pPr>
        <w:ind w:firstLine="0" w:firstLineChars="0"/>
        <w:rPr>
          <w:rFonts w:ascii="黑体" w:hAnsi="黑体" w:eastAsia="黑体"/>
          <w:sz w:val="32"/>
          <w:szCs w:val="32"/>
        </w:rPr>
        <w:pPrChange w:id="14" w:author="黄书锭" w:date="2025-06-17T18:10:13Z">
          <w:pPr>
            <w:ind w:firstLine="640" w:firstLineChars="200"/>
          </w:pPr>
        </w:pPrChange>
      </w:pPr>
      <w:ins w:id="15" w:author="黄书锭" w:date="2025-06-17T18:10:14Z">
        <w:r>
          <w:rPr>
            <w:rFonts w:hint="eastAsia" w:ascii="黑体" w:hAnsi="黑体" w:eastAsia="黑体"/>
            <w:sz w:val="32"/>
            <w:szCs w:val="32"/>
            <w:lang w:val="en-US" w:eastAsia="zh-CN"/>
          </w:rPr>
          <w:t xml:space="preserve">    </w:t>
        </w:r>
      </w:ins>
      <w:r>
        <w:rPr>
          <w:rFonts w:hint="eastAsia" w:ascii="黑体" w:hAnsi="黑体" w:eastAsia="黑体"/>
          <w:sz w:val="32"/>
          <w:szCs w:val="32"/>
        </w:rPr>
        <w:t>一、</w:t>
      </w:r>
      <w:r>
        <w:rPr>
          <w:rFonts w:hint="eastAsia" w:ascii="黑体" w:hAnsi="黑体" w:eastAsia="黑体"/>
          <w:color w:val="auto"/>
          <w:sz w:val="32"/>
          <w:szCs w:val="32"/>
          <w:lang w:eastAsia="zh-CN"/>
        </w:rPr>
        <w:t>活动</w:t>
      </w:r>
      <w:r>
        <w:rPr>
          <w:rFonts w:hint="eastAsia" w:ascii="黑体" w:hAnsi="黑体" w:eastAsia="黑体"/>
          <w:sz w:val="32"/>
          <w:szCs w:val="32"/>
        </w:rPr>
        <w:t>时间</w:t>
      </w:r>
    </w:p>
    <w:p>
      <w:pPr>
        <w:ind w:firstLine="0" w:firstLineChars="0"/>
        <w:rPr>
          <w:rFonts w:ascii="仿宋_GB2312" w:hAnsi="仿宋" w:eastAsia="仿宋_GB2312"/>
          <w:sz w:val="32"/>
          <w:szCs w:val="32"/>
        </w:rPr>
        <w:pPrChange w:id="16" w:author="黄书锭" w:date="2025-06-17T18:10:15Z">
          <w:pPr>
            <w:ind w:firstLine="640" w:firstLineChars="200"/>
          </w:pPr>
        </w:pPrChange>
      </w:pPr>
      <w:ins w:id="17" w:author="黄书锭" w:date="2025-06-17T18:10:16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 xml:space="preserve">    </w:t>
        </w:r>
      </w:ins>
      <w:r>
        <w:rPr>
          <w:rFonts w:hint="eastAsia" w:ascii="仿宋_GB2312" w:hAnsi="仿宋" w:eastAsia="仿宋_GB2312"/>
          <w:sz w:val="32"/>
          <w:szCs w:val="32"/>
        </w:rPr>
        <w:t>202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" w:eastAsia="仿宋_GB2312"/>
          <w:sz w:val="32"/>
          <w:szCs w:val="32"/>
        </w:rPr>
        <w:t>年</w:t>
      </w:r>
      <w:r>
        <w:rPr>
          <w:rFonts w:hint="default" w:ascii="仿宋_GB2312" w:hAnsi="仿宋" w:eastAsia="仿宋_GB2312"/>
          <w:sz w:val="32"/>
          <w:szCs w:val="32"/>
          <w:lang w:eastAsia="zh-CN"/>
        </w:rPr>
        <w:t>6</w:t>
      </w:r>
      <w:r>
        <w:rPr>
          <w:rFonts w:hint="eastAsia" w:ascii="仿宋_GB2312" w:hAnsi="仿宋" w:eastAsia="仿宋_GB2312"/>
          <w:sz w:val="32"/>
          <w:szCs w:val="32"/>
        </w:rPr>
        <w:t>月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26</w:t>
      </w:r>
      <w:r>
        <w:rPr>
          <w:rFonts w:hint="eastAsia" w:ascii="仿宋_GB2312" w:hAnsi="仿宋" w:eastAsia="仿宋_GB2312"/>
          <w:sz w:val="32"/>
          <w:szCs w:val="32"/>
        </w:rPr>
        <w:t>日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（</w:t>
      </w:r>
      <w:r>
        <w:rPr>
          <w:rFonts w:hint="default" w:ascii="仿宋_GB2312" w:hAnsi="仿宋" w:eastAsia="仿宋_GB2312"/>
          <w:sz w:val="32"/>
          <w:szCs w:val="32"/>
          <w:lang w:eastAsia="zh-CN"/>
        </w:rPr>
        <w:t>周四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）上午</w:t>
      </w:r>
      <w:ins w:id="18" w:author="黄书锭" w:date="2025-06-17T18:10:23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（</w:t>
        </w:r>
      </w:ins>
      <w:ins w:id="19" w:author="黄书锭" w:date="2025-06-17T18:11:39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若遇重要工作任务则顺延</w:t>
        </w:r>
      </w:ins>
      <w:ins w:id="20" w:author="黄书锭" w:date="2025-06-17T18:10:23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）</w:t>
        </w:r>
      </w:ins>
    </w:p>
    <w:p>
      <w:pPr>
        <w:ind w:firstLine="0"/>
        <w:rPr>
          <w:rFonts w:ascii="黑体" w:hAnsi="黑体" w:eastAsia="黑体"/>
          <w:sz w:val="32"/>
          <w:szCs w:val="32"/>
        </w:rPr>
        <w:pPrChange w:id="21" w:author="黄书锭" w:date="2025-06-17T18:10:18Z">
          <w:pPr>
            <w:ind w:firstLine="630"/>
          </w:pPr>
        </w:pPrChange>
      </w:pPr>
      <w:ins w:id="22" w:author="黄书锭" w:date="2025-06-17T18:10:19Z">
        <w:r>
          <w:rPr>
            <w:rFonts w:hint="eastAsia" w:ascii="黑体" w:hAnsi="黑体" w:eastAsia="黑体"/>
            <w:sz w:val="32"/>
            <w:szCs w:val="32"/>
            <w:lang w:val="en-US" w:eastAsia="zh-CN"/>
          </w:rPr>
          <w:t xml:space="preserve">    </w:t>
        </w:r>
      </w:ins>
      <w:r>
        <w:rPr>
          <w:rFonts w:hint="eastAsia" w:ascii="黑体" w:hAnsi="黑体" w:eastAsia="黑体"/>
          <w:sz w:val="32"/>
          <w:szCs w:val="32"/>
        </w:rPr>
        <w:t>二、</w:t>
      </w:r>
      <w:r>
        <w:rPr>
          <w:rFonts w:hint="eastAsia" w:ascii="黑体" w:hAnsi="黑体" w:eastAsia="黑体"/>
          <w:color w:val="auto"/>
          <w:sz w:val="32"/>
          <w:szCs w:val="32"/>
          <w:lang w:eastAsia="zh-CN"/>
        </w:rPr>
        <w:t>活动</w:t>
      </w:r>
      <w:r>
        <w:rPr>
          <w:rFonts w:hint="eastAsia" w:ascii="黑体" w:hAnsi="黑体" w:eastAsia="黑体"/>
          <w:sz w:val="32"/>
          <w:szCs w:val="32"/>
        </w:rPr>
        <w:t>地点</w:t>
      </w:r>
    </w:p>
    <w:p>
      <w:pPr>
        <w:ind w:firstLine="0"/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pPrChange w:id="23" w:author="黄书锭" w:date="2025-06-17T18:10:20Z">
          <w:pPr>
            <w:ind w:firstLine="630"/>
          </w:pPr>
        </w:pPrChange>
      </w:pPr>
      <w:ins w:id="24" w:author="黄书锭" w:date="2025-06-17T18:10:21Z">
        <w:r>
          <w:rPr>
            <w:rFonts w:hint="eastAsia" w:ascii="仿宋_GB2312" w:hAnsi="仿宋" w:eastAsia="仿宋_GB2312"/>
            <w:color w:val="auto"/>
            <w:sz w:val="32"/>
            <w:szCs w:val="32"/>
            <w:lang w:val="en-US" w:eastAsia="zh-CN"/>
          </w:rPr>
          <w:t xml:space="preserve">    </w:t>
        </w:r>
      </w:ins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福建博物院</w:t>
      </w:r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三、参加人员</w:t>
      </w:r>
    </w:p>
    <w:p>
      <w:pPr>
        <w:ind w:firstLine="0" w:firstLineChars="0"/>
        <w:rPr>
          <w:rFonts w:hint="default" w:ascii="仿宋_GB2312" w:hAnsi="仿宋" w:eastAsia="仿宋_GB2312"/>
          <w:sz w:val="32"/>
          <w:szCs w:val="32"/>
          <w:lang w:eastAsia="zh-CN"/>
        </w:rPr>
        <w:pPrChange w:id="25" w:author="黄书锭" w:date="2025-06-17T18:09:34Z">
          <w:pPr>
            <w:ind w:firstLine="640" w:firstLineChars="200"/>
          </w:pPr>
        </w:pPrChange>
      </w:pPr>
      <w:ins w:id="26" w:author="黄书锭" w:date="2025-06-17T18:09:35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 xml:space="preserve">    </w:t>
        </w:r>
      </w:ins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1.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办领导</w:t>
      </w:r>
      <w:r>
        <w:rPr>
          <w:rFonts w:hint="default" w:ascii="仿宋_GB2312" w:hAnsi="仿宋" w:eastAsia="仿宋_GB2312"/>
          <w:sz w:val="32"/>
          <w:szCs w:val="32"/>
          <w:lang w:eastAsia="zh-CN"/>
        </w:rPr>
        <w:t>；</w:t>
      </w:r>
    </w:p>
    <w:p>
      <w:pPr>
        <w:ind w:firstLine="0" w:firstLineChars="0"/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pPrChange w:id="27" w:author="黄书锭" w:date="2025-06-17T18:09:31Z">
          <w:pPr>
            <w:ind w:firstLine="596" w:firstLineChars="200"/>
          </w:pPr>
        </w:pPrChange>
      </w:pPr>
      <w:ins w:id="28" w:author="黄书锭" w:date="2025-06-17T18:09:32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 xml:space="preserve">   </w:t>
        </w:r>
      </w:ins>
      <w:ins w:id="29" w:author="黄书锭" w:date="2025-06-17T18:09:33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 xml:space="preserve"> </w:t>
        </w:r>
      </w:ins>
      <w:r>
        <w:rPr>
          <w:rFonts w:hint="eastAsia" w:ascii="仿宋_GB2312" w:hAnsi="仿宋" w:eastAsia="仿宋_GB2312"/>
          <w:spacing w:val="-11"/>
          <w:sz w:val="32"/>
          <w:szCs w:val="32"/>
          <w:lang w:val="en-US" w:eastAsia="zh-CN"/>
        </w:rPr>
        <w:t>2.</w:t>
      </w:r>
      <w:r>
        <w:rPr>
          <w:rFonts w:hint="eastAsia" w:ascii="仿宋_GB2312" w:hAnsi="仿宋" w:eastAsia="仿宋_GB2312"/>
          <w:spacing w:val="-11"/>
          <w:sz w:val="32"/>
          <w:szCs w:val="32"/>
          <w:lang w:eastAsia="zh-CN"/>
        </w:rPr>
        <w:t>各</w:t>
      </w:r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党</w:t>
      </w:r>
      <w:r>
        <w:rPr>
          <w:rFonts w:hint="eastAsia" w:ascii="仿宋_GB2312" w:hAnsi="仿宋" w:eastAsia="仿宋_GB2312"/>
          <w:spacing w:val="-11"/>
          <w:sz w:val="32"/>
          <w:szCs w:val="32"/>
          <w:lang w:eastAsia="zh-CN"/>
        </w:rPr>
        <w:t>支部党员代表</w:t>
      </w:r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（</w:t>
      </w:r>
      <w:ins w:id="30" w:author="黄书锭" w:date="2025-06-17T18:08:15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>10</w:t>
        </w:r>
      </w:ins>
      <w:ins w:id="31" w:author="黄书锭" w:date="2025-06-17T18:07:34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t>人以下党支部</w:t>
        </w:r>
      </w:ins>
      <w:ins w:id="32" w:author="黄书锭" w:date="2025-06-17T18:07:34Z">
        <w:r>
          <w:rPr>
            <w:rFonts w:hint="eastAsia" w:ascii="仿宋_GB2312" w:hAnsi="仿宋" w:eastAsia="仿宋_GB2312"/>
            <w:spacing w:val="-11"/>
            <w:sz w:val="32"/>
            <w:szCs w:val="32"/>
            <w:lang w:eastAsia="zh-CN"/>
          </w:rPr>
          <w:t>至少</w:t>
        </w:r>
      </w:ins>
      <w:ins w:id="33" w:author="黄书锭" w:date="2025-06-17T18:07:34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t>安排1名党员代表</w:t>
        </w:r>
      </w:ins>
      <w:ins w:id="34" w:author="黄书锭" w:date="2025-06-17T18:07:37Z">
        <w:r>
          <w:rPr>
            <w:rFonts w:hint="eastAsia" w:ascii="仿宋_GB2312" w:hAnsi="仿宋" w:eastAsia="仿宋_GB2312"/>
            <w:spacing w:val="-11"/>
            <w:sz w:val="32"/>
            <w:szCs w:val="32"/>
            <w:lang w:eastAsia="zh-CN"/>
          </w:rPr>
          <w:t>，</w:t>
        </w:r>
      </w:ins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10</w:t>
      </w:r>
      <w:ins w:id="35" w:author="黄书锭" w:date="2025-06-17T18:08:41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>-</w:t>
        </w:r>
      </w:ins>
      <w:ins w:id="36" w:author="黄书锭" w:date="2025-06-17T18:08:42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>15</w:t>
        </w:r>
      </w:ins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人</w:t>
      </w:r>
      <w:del w:id="37" w:author="黄书锭" w:date="2025-06-17T18:08:44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delText>以上</w:delText>
        </w:r>
      </w:del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党支部</w:t>
      </w:r>
      <w:ins w:id="38" w:author="黄书锭" w:date="2025-06-17T18:07:44Z">
        <w:r>
          <w:rPr>
            <w:rFonts w:hint="eastAsia" w:ascii="仿宋_GB2312" w:hAnsi="仿宋" w:eastAsia="仿宋_GB2312"/>
            <w:spacing w:val="-11"/>
            <w:sz w:val="32"/>
            <w:szCs w:val="32"/>
            <w:lang w:eastAsia="zh-CN"/>
          </w:rPr>
          <w:t>至少</w:t>
        </w:r>
      </w:ins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安排2</w:t>
      </w:r>
      <w:del w:id="39" w:author="黄书锭" w:date="2025-06-17T18:07:46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delText>-3</w:delText>
        </w:r>
      </w:del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名党员代表</w:t>
      </w:r>
      <w:ins w:id="40" w:author="黄书锭" w:date="2025-06-17T18:08:02Z">
        <w:r>
          <w:rPr>
            <w:rFonts w:hint="eastAsia" w:ascii="仿宋_GB2312" w:hAnsi="仿宋" w:eastAsia="仿宋_GB2312"/>
            <w:spacing w:val="-11"/>
            <w:sz w:val="32"/>
            <w:szCs w:val="32"/>
            <w:lang w:eastAsia="zh-CN"/>
          </w:rPr>
          <w:t>，</w:t>
        </w:r>
      </w:ins>
      <w:ins w:id="41" w:author="黄书锭" w:date="2025-06-17T18:08:05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>15</w:t>
        </w:r>
      </w:ins>
      <w:ins w:id="42" w:author="黄书锭" w:date="2025-06-17T18:08:03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t>人以上党支部</w:t>
        </w:r>
      </w:ins>
      <w:ins w:id="43" w:author="黄书锭" w:date="2025-06-17T18:08:03Z">
        <w:r>
          <w:rPr>
            <w:rFonts w:hint="eastAsia" w:ascii="仿宋_GB2312" w:hAnsi="仿宋" w:eastAsia="仿宋_GB2312"/>
            <w:spacing w:val="-11"/>
            <w:sz w:val="32"/>
            <w:szCs w:val="32"/>
            <w:lang w:eastAsia="zh-CN"/>
          </w:rPr>
          <w:t>至少</w:t>
        </w:r>
      </w:ins>
      <w:ins w:id="44" w:author="黄书锭" w:date="2025-06-17T18:08:03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t>安排</w:t>
        </w:r>
      </w:ins>
      <w:ins w:id="45" w:author="黄书锭" w:date="2025-06-17T18:08:11Z">
        <w:r>
          <w:rPr>
            <w:rFonts w:hint="eastAsia" w:ascii="仿宋_GB2312" w:hAnsi="仿宋" w:eastAsia="仿宋_GB2312"/>
            <w:spacing w:val="-11"/>
            <w:sz w:val="32"/>
            <w:szCs w:val="32"/>
            <w:lang w:val="en-US" w:eastAsia="zh-CN"/>
          </w:rPr>
          <w:t>3</w:t>
        </w:r>
      </w:ins>
      <w:ins w:id="46" w:author="黄书锭" w:date="2025-06-17T18:08:03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t>名党员代表</w:t>
        </w:r>
      </w:ins>
      <w:del w:id="47" w:author="黄书锭" w:date="2025-06-17T18:07:49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delText>，</w:delText>
        </w:r>
      </w:del>
      <w:del w:id="48" w:author="黄书锭" w:date="2025-06-17T18:07:34Z">
        <w:r>
          <w:rPr>
            <w:rFonts w:hint="default" w:ascii="仿宋_GB2312" w:hAnsi="仿宋" w:eastAsia="仿宋_GB2312"/>
            <w:spacing w:val="-11"/>
            <w:sz w:val="32"/>
            <w:szCs w:val="32"/>
            <w:lang w:val="en-US" w:eastAsia="zh-CN"/>
          </w:rPr>
          <w:delText>10</w:delText>
        </w:r>
      </w:del>
      <w:del w:id="49" w:author="黄书锭" w:date="2025-06-17T18:07:34Z">
        <w:r>
          <w:rPr>
            <w:rFonts w:hint="default" w:ascii="仿宋_GB2312" w:hAnsi="仿宋" w:eastAsia="仿宋_GB2312"/>
            <w:spacing w:val="-11"/>
            <w:sz w:val="32"/>
            <w:szCs w:val="32"/>
            <w:lang w:eastAsia="zh-CN"/>
          </w:rPr>
          <w:delText>人以下的党支部安排1名党员代表</w:delText>
        </w:r>
      </w:del>
      <w:r>
        <w:rPr>
          <w:rFonts w:hint="default" w:ascii="仿宋_GB2312" w:hAnsi="仿宋" w:eastAsia="仿宋_GB2312"/>
          <w:spacing w:val="-11"/>
          <w:sz w:val="32"/>
          <w:szCs w:val="32"/>
          <w:lang w:eastAsia="zh-CN"/>
        </w:rPr>
        <w:t>）；</w:t>
      </w:r>
    </w:p>
    <w:p>
      <w:pPr>
        <w:ind w:firstLine="640" w:firstLineChars="200"/>
        <w:rPr>
          <w:rFonts w:hint="default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  <w:lang w:eastAsia="zh-CN"/>
        </w:rPr>
        <w:t>共约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30人</w:t>
      </w:r>
      <w:r>
        <w:rPr>
          <w:rFonts w:hint="default" w:ascii="仿宋_GB2312" w:hAnsi="仿宋" w:eastAsia="仿宋_GB2312"/>
          <w:sz w:val="32"/>
          <w:szCs w:val="32"/>
          <w:lang w:eastAsia="zh-CN"/>
        </w:rPr>
        <w:t>。</w:t>
      </w:r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四、具体安排</w:t>
      </w:r>
    </w:p>
    <w:p>
      <w:pPr>
        <w:ind w:firstLine="640" w:firstLineChars="200"/>
        <w:rPr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sz w:val="32"/>
          <w:szCs w:val="32"/>
        </w:rPr>
        <w:t>1.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参观“爱廉说——文物话清廉特展”</w:t>
      </w:r>
      <w:ins w:id="50" w:author="黄书锭" w:date="2025-06-17T18:02:00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（</w:t>
        </w:r>
      </w:ins>
      <w:ins w:id="51" w:author="黄书锭" w:date="2025-06-17T18:02:01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省</w:t>
        </w:r>
      </w:ins>
      <w:ins w:id="52" w:author="黄书锭" w:date="2025-06-17T18:02:05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纪委</w:t>
        </w:r>
      </w:ins>
      <w:ins w:id="53" w:author="黄书锭" w:date="2025-06-17T18:02:06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监委、</w:t>
        </w:r>
      </w:ins>
      <w:ins w:id="54" w:author="黄书锭" w:date="2025-06-17T18:02:10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省</w:t>
        </w:r>
      </w:ins>
      <w:ins w:id="55" w:author="黄书锭" w:date="2025-06-17T18:02:11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文化</w:t>
        </w:r>
      </w:ins>
      <w:ins w:id="56" w:author="黄书锭" w:date="2025-06-17T18:02:12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和</w:t>
        </w:r>
      </w:ins>
      <w:ins w:id="57" w:author="黄书锭" w:date="2025-06-17T18:02:14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旅游</w:t>
        </w:r>
      </w:ins>
      <w:ins w:id="58" w:author="黄书锭" w:date="2025-06-17T18:02:15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厅</w:t>
        </w:r>
      </w:ins>
      <w:ins w:id="59" w:author="黄书锭" w:date="2025-06-17T18:02:16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、</w:t>
        </w:r>
      </w:ins>
      <w:ins w:id="60" w:author="黄书锭" w:date="2025-06-17T18:02:17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省</w:t>
        </w:r>
      </w:ins>
      <w:ins w:id="61" w:author="黄书锭" w:date="2025-06-17T18:02:19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文物局</w:t>
        </w:r>
      </w:ins>
      <w:ins w:id="62" w:author="黄书锭" w:date="2025-06-17T18:02:20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联合</w:t>
        </w:r>
      </w:ins>
      <w:ins w:id="63" w:author="黄书锭" w:date="2025-06-17T18:02:21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主办</w:t>
        </w:r>
      </w:ins>
      <w:ins w:id="64" w:author="黄书锭" w:date="2025-06-17T18:02:00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）</w:t>
        </w:r>
      </w:ins>
      <w:ins w:id="65" w:author="黄书锭" w:date="2025-06-17T17:58:41Z">
        <w:r>
          <w:rPr>
            <w:rFonts w:hint="eastAsia" w:ascii="仿宋_GB2312" w:hAnsi="仿宋" w:eastAsia="仿宋_GB2312"/>
            <w:sz w:val="32"/>
            <w:szCs w:val="32"/>
            <w:lang w:eastAsia="zh-CN"/>
          </w:rPr>
          <w:t>；</w:t>
        </w:r>
      </w:ins>
    </w:p>
    <w:p>
      <w:pPr>
        <w:ind w:firstLine="640" w:firstLineChars="200"/>
        <w:rPr>
          <w:rFonts w:hint="default" w:ascii="仿宋_GB2312" w:hAnsi="仿宋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2.参观“林则徐虎门销烟史绩及当代禁毒展”</w:t>
      </w:r>
      <w:ins w:id="66" w:author="黄书锭" w:date="2025-06-17T18:07:03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（</w:t>
        </w:r>
      </w:ins>
      <w:ins w:id="67" w:author="黄书锭" w:date="2025-06-17T18:07:05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省</w:t>
        </w:r>
      </w:ins>
      <w:ins w:id="68" w:author="黄书锭" w:date="2025-06-17T18:07:06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禁毒办</w:t>
        </w:r>
      </w:ins>
      <w:ins w:id="69" w:author="黄书锭" w:date="2025-06-17T18:07:08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主办</w:t>
        </w:r>
      </w:ins>
      <w:ins w:id="70" w:author="黄书锭" w:date="2025-06-17T18:07:03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）</w:t>
        </w:r>
      </w:ins>
      <w:ins w:id="71" w:author="黄书锭" w:date="2025-06-17T17:58:42Z">
        <w:r>
          <w:rPr>
            <w:rFonts w:hint="eastAsia" w:ascii="仿宋_GB2312" w:hAnsi="仿宋" w:eastAsia="仿宋_GB2312"/>
            <w:sz w:val="32"/>
            <w:szCs w:val="32"/>
            <w:lang w:val="en-US" w:eastAsia="zh-CN"/>
          </w:rPr>
          <w:t>。</w:t>
        </w:r>
      </w:ins>
    </w:p>
    <w:p>
      <w:pPr>
        <w:ind w:firstLine="63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五、相关事项</w:t>
      </w:r>
    </w:p>
    <w:p>
      <w:pPr>
        <w:ind w:firstLine="640" w:firstLineChars="200"/>
        <w:rPr>
          <w:rFonts w:hint="eastAsia" w:ascii="仿宋_GB2312" w:hAnsi="宋体" w:eastAsia="仿宋_GB2312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sz w:val="32"/>
          <w:szCs w:val="32"/>
        </w:rPr>
        <w:t>1.</w:t>
      </w:r>
      <w:ins w:id="72" w:author="黄书锭" w:date="2025-06-17T18:03:13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请</w:t>
        </w:r>
      </w:ins>
      <w:r>
        <w:rPr>
          <w:rFonts w:hint="eastAsia" w:ascii="仿宋_GB2312" w:hAnsi="宋体" w:eastAsia="仿宋_GB2312"/>
          <w:sz w:val="32"/>
          <w:szCs w:val="32"/>
        </w:rPr>
        <w:t>各</w:t>
      </w:r>
      <w:r>
        <w:rPr>
          <w:rFonts w:hint="default" w:ascii="仿宋_GB2312" w:hAnsi="宋体" w:eastAsia="仿宋_GB2312"/>
          <w:sz w:val="32"/>
          <w:szCs w:val="32"/>
        </w:rPr>
        <w:t>党</w:t>
      </w:r>
      <w:r>
        <w:rPr>
          <w:rFonts w:hint="eastAsia" w:ascii="仿宋_GB2312" w:hAnsi="宋体" w:eastAsia="仿宋_GB2312"/>
          <w:sz w:val="32"/>
          <w:szCs w:val="32"/>
        </w:rPr>
        <w:t>支部发动</w:t>
      </w:r>
      <w:r>
        <w:rPr>
          <w:rFonts w:hint="eastAsia" w:ascii="仿宋_GB2312" w:hAnsi="宋体" w:eastAsia="仿宋_GB2312"/>
          <w:sz w:val="32"/>
          <w:szCs w:val="32"/>
          <w:lang w:eastAsia="zh-CN"/>
        </w:rPr>
        <w:t>党员</w:t>
      </w:r>
      <w:r>
        <w:rPr>
          <w:rFonts w:hint="eastAsia" w:ascii="仿宋_GB2312" w:hAnsi="宋体" w:eastAsia="仿宋_GB2312"/>
          <w:sz w:val="32"/>
          <w:szCs w:val="32"/>
        </w:rPr>
        <w:t>干部积极响应、踊跃参与</w:t>
      </w:r>
      <w:ins w:id="73" w:author="黄书锭" w:date="2025-06-17T18:03:28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，</w:t>
        </w:r>
      </w:ins>
      <w:ins w:id="74" w:author="黄书锭" w:date="2025-06-17T18:03:30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于</w:t>
        </w:r>
      </w:ins>
      <w:ins w:id="75" w:author="黄书锭" w:date="2025-06-17T18:03:50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6</w:t>
        </w:r>
      </w:ins>
      <w:ins w:id="76" w:author="黄书锭" w:date="2025-06-17T18:03:51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月</w:t>
        </w:r>
      </w:ins>
      <w:ins w:id="77" w:author="黄书锭" w:date="2025-06-17T18:03:52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23</w:t>
        </w:r>
      </w:ins>
      <w:ins w:id="78" w:author="黄书锭" w:date="2025-06-17T18:03:53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日</w:t>
        </w:r>
      </w:ins>
      <w:ins w:id="79" w:author="黄书锭" w:date="2025-06-17T18:03:55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下午</w:t>
        </w:r>
      </w:ins>
      <w:ins w:id="80" w:author="黄书锭" w:date="2025-06-17T18:03:56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下班</w:t>
        </w:r>
      </w:ins>
      <w:ins w:id="81" w:author="黄书锭" w:date="2025-06-17T18:03:57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前</w:t>
        </w:r>
      </w:ins>
      <w:ins w:id="82" w:author="黄书锭" w:date="2025-06-17T18:04:16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将</w:t>
        </w:r>
      </w:ins>
      <w:ins w:id="83" w:author="黄书锭" w:date="2025-06-17T18:04:14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参加人员名单</w:t>
        </w:r>
      </w:ins>
      <w:ins w:id="84" w:author="黄书锭" w:date="2025-06-17T18:03:59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汇总</w:t>
        </w:r>
      </w:ins>
      <w:ins w:id="85" w:author="黄书锭" w:date="2025-06-17T18:04:01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报送</w:t>
        </w:r>
      </w:ins>
      <w:ins w:id="86" w:author="黄书锭" w:date="2025-06-17T18:04:19Z">
        <w:r>
          <w:rPr>
            <w:rFonts w:hint="eastAsia" w:ascii="仿宋_GB2312" w:hAnsi="宋体" w:eastAsia="仿宋_GB2312"/>
            <w:sz w:val="32"/>
            <w:szCs w:val="32"/>
            <w:lang w:val="en-US" w:eastAsia="zh-CN"/>
          </w:rPr>
          <w:t>机关党委</w:t>
        </w:r>
      </w:ins>
      <w:r>
        <w:rPr>
          <w:rFonts w:hint="eastAsia" w:ascii="仿宋_GB2312" w:hAnsi="宋体" w:eastAsia="仿宋_GB2312"/>
          <w:sz w:val="32"/>
          <w:szCs w:val="32"/>
          <w:lang w:eastAsia="zh-CN"/>
        </w:rPr>
        <w:t>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2.</w:t>
      </w:r>
      <w:ins w:id="87" w:author="黄书锭" w:date="2025-06-17T18:03:22Z">
        <w:r>
          <w:rPr>
            <w:rFonts w:hint="eastAsia" w:ascii="仿宋_GB2312" w:hAnsi="宋体" w:eastAsia="仿宋_GB2312"/>
            <w:sz w:val="32"/>
            <w:szCs w:val="32"/>
            <w:lang w:eastAsia="zh-CN"/>
          </w:rPr>
          <w:t>请</w:t>
        </w:r>
      </w:ins>
      <w:r>
        <w:rPr>
          <w:rFonts w:hint="eastAsia" w:ascii="仿宋_GB2312" w:hAnsi="仿宋_GB2312" w:eastAsia="仿宋_GB2312" w:cs="仿宋_GB2312"/>
          <w:sz w:val="32"/>
          <w:szCs w:val="32"/>
        </w:rPr>
        <w:t>参加人员于</w:t>
      </w:r>
      <w:ins w:id="88" w:author="黄书锭" w:date="2025-06-17T18:06:36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活动</w:t>
        </w:r>
      </w:ins>
      <w:r>
        <w:rPr>
          <w:rFonts w:hint="default" w:ascii="仿宋_GB2312" w:hAnsi="仿宋_GB2312" w:eastAsia="仿宋_GB2312" w:cs="仿宋_GB2312"/>
          <w:sz w:val="32"/>
          <w:szCs w:val="32"/>
          <w:lang w:eastAsia="zh-CN"/>
        </w:rPr>
        <w:t>当天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自行前往</w:t>
      </w:r>
      <w:ins w:id="89" w:author="黄书锭" w:date="2025-06-17T17:59:09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福建</w:t>
        </w:r>
      </w:ins>
      <w:ins w:id="90" w:author="黄书锭" w:date="2025-06-17T17:59:1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博物院</w:t>
        </w:r>
      </w:ins>
      <w:del w:id="91" w:author="黄书锭" w:date="2025-06-17T17:59:15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活动地点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集合</w:t>
      </w:r>
      <w:ins w:id="92" w:author="黄书锭" w:date="2025-06-17T18:06:51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统一</w:t>
        </w:r>
      </w:ins>
      <w:ins w:id="93" w:author="黄书锭" w:date="2025-06-17T17:59:26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参观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机关党委</w:t>
      </w:r>
    </w:p>
    <w:p>
      <w:pPr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20</w:t>
      </w:r>
      <w:r>
        <w:rPr>
          <w:rFonts w:hint="default" w:ascii="仿宋_GB2312" w:hAnsi="仿宋_GB2312" w:eastAsia="仿宋_GB2312" w:cs="仿宋_GB2312"/>
          <w:sz w:val="32"/>
          <w:szCs w:val="32"/>
          <w:lang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5年</w:t>
      </w:r>
      <w:r>
        <w:rPr>
          <w:rFonts w:hint="default" w:ascii="仿宋_GB2312" w:hAnsi="仿宋_GB2312" w:eastAsia="仿宋_GB2312" w:cs="仿宋_GB2312"/>
          <w:sz w:val="32"/>
          <w:szCs w:val="32"/>
          <w:lang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 日</w:t>
      </w:r>
    </w:p>
    <w:sectPr>
      <w:footerReference r:id="rId3" w:type="default"/>
      <w:pgSz w:w="11906" w:h="16838"/>
      <w:pgMar w:top="2098" w:right="1531" w:bottom="1814" w:left="1531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altName w:val="汉仪中宋简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numPr>
        <w:ilvl w:val="0"/>
        <w:numId w:val="0"/>
      </w:numPr>
      <w:ind w:left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anchorCtr="false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BYAAABkcnMvUEsBAhQAFAAAAAgAh07iQM6pebnPAAAABQEAAA8AAAAAAAAAAQAg&#10;AAAAOAAAAGRycy9kb3ducmV2LnhtbFBLAQIUABQAAAAIAIdO4kDNNraFyAEAAHsDAAAOAAAAAAAA&#10;AAEAIAAAADQ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ind w:leftChars="0"/>
                            <w:jc w:val="both"/>
                          </w:pPr>
                        </w:p>
                      </w:txbxContent>
                    </wps:txbx>
                    <wps:bodyPr vert="horz" wrap="none" lIns="0" tIns="0" rIns="0" bIns="0" anchor="t" anchorCtr="false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FgAAAGRycy9QSwECFAAUAAAACACHTuJAzql5uc8AAAAFAQAADwAAAAAAAAABACAA&#10;AAA4AAAAZHJzL2Rvd25yZXYueG1sUEsBAhQAFAAAAAgAh07iQBCr8CPHAQAAewMAAA4AAAAAAAAA&#10;AQAgAAAANA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numPr>
                        <w:ilvl w:val="0"/>
                        <w:numId w:val="0"/>
                      </w:numPr>
                      <w:ind w:leftChars="0"/>
                      <w:jc w:val="both"/>
                    </w:pPr>
                  </w:p>
                </w:txbxContent>
              </v:textbox>
            </v:shape>
          </w:pict>
        </mc:Fallback>
      </mc:AlternateContent>
    </w:r>
  </w:p>
  <w:p>
    <w:pPr>
      <w:pStyle w:val="2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false"/>
  <w:bordersDoNotSurroundFooter w:val="false"/>
  <w:revisionView w:markup="0"/>
  <w:trackRevisions w:val="tru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00637BDD"/>
    <w:rsid w:val="000C5AEF"/>
    <w:rsid w:val="000D49AA"/>
    <w:rsid w:val="00117423"/>
    <w:rsid w:val="001533F3"/>
    <w:rsid w:val="00165173"/>
    <w:rsid w:val="00165B65"/>
    <w:rsid w:val="001B1584"/>
    <w:rsid w:val="001B2915"/>
    <w:rsid w:val="001D370C"/>
    <w:rsid w:val="00225891"/>
    <w:rsid w:val="002821BC"/>
    <w:rsid w:val="00287E07"/>
    <w:rsid w:val="00291904"/>
    <w:rsid w:val="002A6955"/>
    <w:rsid w:val="002E4E7E"/>
    <w:rsid w:val="002E7C77"/>
    <w:rsid w:val="00321F0F"/>
    <w:rsid w:val="003327F7"/>
    <w:rsid w:val="00332F19"/>
    <w:rsid w:val="003407E3"/>
    <w:rsid w:val="003C46FC"/>
    <w:rsid w:val="0042332B"/>
    <w:rsid w:val="00486BE5"/>
    <w:rsid w:val="004B1BBF"/>
    <w:rsid w:val="004B54FB"/>
    <w:rsid w:val="004C3EA7"/>
    <w:rsid w:val="004D58C7"/>
    <w:rsid w:val="004D6020"/>
    <w:rsid w:val="0054151D"/>
    <w:rsid w:val="005A4762"/>
    <w:rsid w:val="005C433A"/>
    <w:rsid w:val="00602C83"/>
    <w:rsid w:val="00637BDD"/>
    <w:rsid w:val="0064738C"/>
    <w:rsid w:val="00657C54"/>
    <w:rsid w:val="006A4246"/>
    <w:rsid w:val="006F0225"/>
    <w:rsid w:val="00702269"/>
    <w:rsid w:val="00746922"/>
    <w:rsid w:val="007517C5"/>
    <w:rsid w:val="007649BB"/>
    <w:rsid w:val="00773A80"/>
    <w:rsid w:val="007767E0"/>
    <w:rsid w:val="007A4428"/>
    <w:rsid w:val="007E0638"/>
    <w:rsid w:val="007F4EF5"/>
    <w:rsid w:val="00815F9B"/>
    <w:rsid w:val="0083364D"/>
    <w:rsid w:val="00841E39"/>
    <w:rsid w:val="00845E7D"/>
    <w:rsid w:val="00864F97"/>
    <w:rsid w:val="0089142C"/>
    <w:rsid w:val="00891F5E"/>
    <w:rsid w:val="008A1917"/>
    <w:rsid w:val="008A2612"/>
    <w:rsid w:val="008F4005"/>
    <w:rsid w:val="0092270A"/>
    <w:rsid w:val="009B7AA8"/>
    <w:rsid w:val="00A74E69"/>
    <w:rsid w:val="00AA3BFC"/>
    <w:rsid w:val="00AB2F67"/>
    <w:rsid w:val="00AE3083"/>
    <w:rsid w:val="00B01783"/>
    <w:rsid w:val="00B0637B"/>
    <w:rsid w:val="00B51DB3"/>
    <w:rsid w:val="00B6126A"/>
    <w:rsid w:val="00BB4A42"/>
    <w:rsid w:val="00C1098A"/>
    <w:rsid w:val="00C24DB8"/>
    <w:rsid w:val="00C77559"/>
    <w:rsid w:val="00CB0284"/>
    <w:rsid w:val="00CB1BB1"/>
    <w:rsid w:val="00CF69C1"/>
    <w:rsid w:val="00D33DB3"/>
    <w:rsid w:val="00DB7A16"/>
    <w:rsid w:val="00DC5503"/>
    <w:rsid w:val="00E26B3B"/>
    <w:rsid w:val="00E4384B"/>
    <w:rsid w:val="00E57B1E"/>
    <w:rsid w:val="00E7379C"/>
    <w:rsid w:val="00EB2D9A"/>
    <w:rsid w:val="00F2324C"/>
    <w:rsid w:val="00F51733"/>
    <w:rsid w:val="00F76189"/>
    <w:rsid w:val="00FD58B6"/>
    <w:rsid w:val="00FF0833"/>
    <w:rsid w:val="08545266"/>
    <w:rsid w:val="1DEFD6BA"/>
    <w:rsid w:val="21BF2722"/>
    <w:rsid w:val="337931DD"/>
    <w:rsid w:val="346A6D13"/>
    <w:rsid w:val="3B8E1539"/>
    <w:rsid w:val="3DEE800C"/>
    <w:rsid w:val="3E7F2EF9"/>
    <w:rsid w:val="40E02836"/>
    <w:rsid w:val="4E739168"/>
    <w:rsid w:val="51F38CE8"/>
    <w:rsid w:val="528A0854"/>
    <w:rsid w:val="5491205E"/>
    <w:rsid w:val="55B177D2"/>
    <w:rsid w:val="57FAACC1"/>
    <w:rsid w:val="5DFD4B3E"/>
    <w:rsid w:val="5EAB9592"/>
    <w:rsid w:val="62453E59"/>
    <w:rsid w:val="6BBE712A"/>
    <w:rsid w:val="6D401DE3"/>
    <w:rsid w:val="6D733301"/>
    <w:rsid w:val="6DFD1E49"/>
    <w:rsid w:val="6F1FEED1"/>
    <w:rsid w:val="71FF600D"/>
    <w:rsid w:val="742D5B71"/>
    <w:rsid w:val="79779A01"/>
    <w:rsid w:val="7BFFC24F"/>
    <w:rsid w:val="7C496626"/>
    <w:rsid w:val="7FA7E6CD"/>
    <w:rsid w:val="7FDF077C"/>
    <w:rsid w:val="7FFE4065"/>
    <w:rsid w:val="7FFF0CE2"/>
    <w:rsid w:val="7FFF6939"/>
    <w:rsid w:val="8CFF77FC"/>
    <w:rsid w:val="977FA13E"/>
    <w:rsid w:val="9FD60EDD"/>
    <w:rsid w:val="AEB799F6"/>
    <w:rsid w:val="B67AFB03"/>
    <w:rsid w:val="B7F5B2E1"/>
    <w:rsid w:val="BEFFC7C9"/>
    <w:rsid w:val="BFD75613"/>
    <w:rsid w:val="D1FDE011"/>
    <w:rsid w:val="D7F78A4B"/>
    <w:rsid w:val="DF3D0EDB"/>
    <w:rsid w:val="E7CAE519"/>
    <w:rsid w:val="EDF7AAC0"/>
    <w:rsid w:val="F67B86DB"/>
    <w:rsid w:val="F7BFFBC0"/>
    <w:rsid w:val="F9FB471B"/>
    <w:rsid w:val="F9FBE9B2"/>
    <w:rsid w:val="FB3D4185"/>
    <w:rsid w:val="FBEF3F9F"/>
    <w:rsid w:val="FBF728A4"/>
    <w:rsid w:val="FBF7AC61"/>
    <w:rsid w:val="FFEEC5BD"/>
    <w:rsid w:val="FFFE9A32"/>
    <w:rsid w:val="FFFFD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character" w:customStyle="1" w:styleId="9">
    <w:name w:val="页眉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854</Words>
  <Characters>894</Characters>
  <Lines>3</Lines>
  <Paragraphs>1</Paragraphs>
  <TotalTime>0</TotalTime>
  <ScaleCrop>false</ScaleCrop>
  <LinksUpToDate>false</LinksUpToDate>
  <CharactersWithSpaces>899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2021-06-11T16:29:00Z</dcterms:created>
  <dc:creator>lenovo</dc:creator>
  <cp:lastModifiedBy>黄书锭</cp:lastModifiedBy>
  <cp:lastPrinted>2024-01-03T10:30:00Z</cp:lastPrinted>
  <dcterms:modified xsi:type="dcterms:W3CDTF">2025-06-17T18:17:00Z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E7B9BD753207B450C5E350681A8E6AC6</vt:lpwstr>
  </property>
</Properties>
</file>