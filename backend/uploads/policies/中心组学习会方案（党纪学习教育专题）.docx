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省委网信办</w:t>
      </w:r>
      <w:r>
        <w:rPr>
          <w:rFonts w:hint="eastAsia" w:ascii="方正小标宋简体" w:hAnsi="方正小标宋简体" w:eastAsia="方正小标宋简体" w:cs="方正小标宋简体"/>
          <w:sz w:val="44"/>
          <w:szCs w:val="44"/>
        </w:rPr>
        <w:t>室务会议理论学习中心组</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学习会方案</w:t>
      </w:r>
    </w:p>
    <w:p>
      <w:pPr>
        <w:pStyle w:val="2"/>
        <w:ind w:left="0" w:leftChars="0" w:firstLine="0" w:firstLineChars="0"/>
        <w:jc w:val="center"/>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（送审稿）</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为</w:t>
      </w:r>
      <w:r>
        <w:rPr>
          <w:rFonts w:hint="eastAsia" w:ascii="仿宋_GB2312" w:eastAsia="仿宋_GB2312" w:cs="CESI仿宋-GB2312"/>
          <w:sz w:val="32"/>
          <w:szCs w:val="32"/>
          <w:lang w:val="en-US" w:eastAsia="zh-CN"/>
        </w:rPr>
        <w:t>深入学习贯彻党中央于2023年12月印发修订后的《中国共产党纪律处分条例》，</w:t>
      </w:r>
      <w:r>
        <w:rPr>
          <w:rFonts w:hint="eastAsia" w:ascii="仿宋_GB2312" w:hAnsi="仿宋_GB2312" w:eastAsia="仿宋_GB2312" w:cs="仿宋_GB2312"/>
          <w:spacing w:val="0"/>
          <w:sz w:val="32"/>
          <w:szCs w:val="32"/>
        </w:rPr>
        <w:t>进一步加强党的纪律建设、推动全面从严治党向纵深发展，</w:t>
      </w:r>
      <w:r>
        <w:rPr>
          <w:rFonts w:hint="eastAsia" w:ascii="仿宋_GB2312" w:hAnsi="仿宋_GB2312" w:eastAsia="仿宋_GB2312" w:cs="仿宋_GB2312"/>
          <w:spacing w:val="0"/>
          <w:sz w:val="32"/>
          <w:szCs w:val="32"/>
          <w:lang w:eastAsia="zh-CN"/>
        </w:rPr>
        <w:t>根据《在全办党员中开展党纪学习教育的实施方案》</w:t>
      </w:r>
      <w:r>
        <w:rPr>
          <w:rFonts w:hint="eastAsia" w:ascii="仿宋_GB2312" w:hAnsi="仿宋_GB2312" w:eastAsia="仿宋_GB2312" w:cs="仿宋_GB2312"/>
          <w:sz w:val="32"/>
          <w:szCs w:val="32"/>
          <w:lang w:eastAsia="zh-CN"/>
        </w:rPr>
        <w:t>的工作安排</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eastAsia="zh-CN"/>
        </w:rPr>
        <w:t>拟于近期召开省委网信办室务会议理论学习中心组学习会。具体方案如下：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一、会议时间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拟定于2024年5月</w:t>
      </w:r>
      <w:ins w:id="0" w:author="黄书锭" w:date="2024-04-29T17:41:04Z">
        <w:r>
          <w:rPr>
            <w:rFonts w:hint="eastAsia" w:ascii="仿宋_GB2312" w:hAnsi="仿宋_GB2312" w:eastAsia="仿宋_GB2312" w:cs="仿宋_GB2312"/>
            <w:sz w:val="32"/>
            <w:szCs w:val="32"/>
            <w:lang w:val="en-US" w:eastAsia="zh-CN"/>
          </w:rPr>
          <w:t>中</w:t>
        </w:r>
      </w:ins>
      <w:ins w:id="1" w:author="黄书锭" w:date="2024-05-06T16:04:29Z">
        <w:r>
          <w:rPr>
            <w:rFonts w:hint="eastAsia" w:ascii="仿宋_GB2312" w:hAnsi="仿宋_GB2312" w:eastAsia="仿宋_GB2312" w:cs="仿宋_GB2312"/>
            <w:sz w:val="32"/>
            <w:szCs w:val="32"/>
            <w:lang w:val="en-US" w:eastAsia="zh-CN"/>
          </w:rPr>
          <w:t>下</w:t>
        </w:r>
      </w:ins>
      <w:ins w:id="2" w:author="黄书锭" w:date="2024-04-29T17:41:04Z">
        <w:r>
          <w:rPr>
            <w:rFonts w:hint="eastAsia" w:ascii="仿宋_GB2312" w:hAnsi="仿宋_GB2312" w:eastAsia="仿宋_GB2312" w:cs="仿宋_GB2312"/>
            <w:sz w:val="32"/>
            <w:szCs w:val="32"/>
            <w:lang w:val="en-US" w:eastAsia="zh-CN"/>
          </w:rPr>
          <w:t>旬</w:t>
        </w:r>
      </w:ins>
      <w:del w:id="3" w:author="黄书锭" w:date="2024-05-06T16:04:31Z">
        <w:r>
          <w:rPr>
            <w:rFonts w:hint="eastAsia" w:ascii="仿宋_GB2312" w:hAnsi="仿宋_GB2312" w:eastAsia="仿宋_GB2312" w:cs="仿宋_GB2312"/>
            <w:sz w:val="32"/>
            <w:szCs w:val="32"/>
            <w:lang w:val="en-US" w:eastAsia="zh-CN"/>
          </w:rPr>
          <w:delText>10日，室务会议</w:delText>
        </w:r>
      </w:del>
      <w:del w:id="4" w:author="黄书锭" w:date="2024-05-06T16:04:32Z">
        <w:r>
          <w:rPr>
            <w:rFonts w:hint="eastAsia" w:ascii="仿宋_GB2312" w:hAnsi="仿宋_GB2312" w:eastAsia="仿宋_GB2312" w:cs="仿宋_GB2312"/>
            <w:sz w:val="32"/>
            <w:szCs w:val="32"/>
            <w:lang w:val="en-US" w:eastAsia="zh-CN"/>
          </w:rPr>
          <w:delText>前</w:delText>
        </w:r>
      </w:del>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二、会议地点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办</w:t>
      </w:r>
      <w:ins w:id="5" w:author="黄书锭" w:date="2024-04-29T17:41:33Z">
        <w:r>
          <w:rPr>
            <w:rFonts w:hint="eastAsia" w:ascii="仿宋_GB2312" w:hAnsi="仿宋_GB2312" w:eastAsia="仿宋_GB2312" w:cs="仿宋_GB2312"/>
            <w:sz w:val="32"/>
            <w:szCs w:val="32"/>
            <w:lang w:val="en-US" w:eastAsia="zh-CN"/>
          </w:rPr>
          <w:t>机关</w:t>
        </w:r>
      </w:ins>
      <w:r>
        <w:rPr>
          <w:rFonts w:hint="eastAsia" w:ascii="仿宋_GB2312" w:hAnsi="仿宋_GB2312" w:eastAsia="仿宋_GB2312" w:cs="仿宋_GB2312"/>
          <w:sz w:val="32"/>
          <w:szCs w:val="32"/>
          <w:lang w:val="en-US" w:eastAsia="zh-CN"/>
        </w:rPr>
        <w:t>大楼1504会议室</w:t>
      </w:r>
    </w:p>
    <w:p>
      <w:pPr>
        <w:pStyle w:val="6"/>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参会对象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pacing w:val="0"/>
          <w:sz w:val="32"/>
          <w:szCs w:val="32"/>
          <w:lang w:eastAsia="zh-CN"/>
        </w:rPr>
      </w:pPr>
      <w:r>
        <w:rPr>
          <w:rFonts w:hint="eastAsia" w:ascii="仿宋_GB2312" w:eastAsia="仿宋_GB2312"/>
          <w:spacing w:val="0"/>
          <w:sz w:val="32"/>
          <w:szCs w:val="32"/>
        </w:rPr>
        <w:t>1.省委网信办</w:t>
      </w:r>
      <w:r>
        <w:rPr>
          <w:rFonts w:hint="eastAsia" w:ascii="仿宋_GB2312" w:eastAsia="仿宋_GB2312"/>
          <w:spacing w:val="0"/>
          <w:sz w:val="32"/>
          <w:szCs w:val="32"/>
          <w:lang w:eastAsia="zh-CN"/>
        </w:rPr>
        <w:t>室务会议成员</w:t>
      </w:r>
      <w:del w:id="6" w:author="黄书锭" w:date="2024-04-29T17:41:38Z">
        <w:r>
          <w:rPr>
            <w:rFonts w:hint="eastAsia" w:ascii="仿宋_GB2312" w:eastAsia="仿宋_GB2312"/>
            <w:spacing w:val="0"/>
            <w:sz w:val="32"/>
            <w:szCs w:val="32"/>
            <w:lang w:eastAsia="zh-CN"/>
          </w:rPr>
          <w:delText>，二级巡视员</w:delText>
        </w:r>
      </w:del>
      <w:r>
        <w:rPr>
          <w:rFonts w:hint="eastAsia" w:ascii="仿宋_GB2312" w:eastAsia="仿宋_GB2312"/>
          <w:spacing w:val="0"/>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ins w:id="7" w:author="朱曦" w:date="2024-04-29T18:10:09Z"/>
          <w:rFonts w:hint="eastAsia" w:ascii="仿宋_GB2312" w:hAnsi="Times New Roman" w:eastAsia="仿宋_GB2312" w:cs="CESI仿宋-GB2312"/>
          <w:color w:val="000000"/>
          <w:sz w:val="32"/>
          <w:szCs w:val="32"/>
          <w:lang w:val="en-US" w:eastAsia="zh-CN"/>
        </w:rPr>
      </w:pPr>
      <w:r>
        <w:rPr>
          <w:rFonts w:hint="eastAsia" w:ascii="仿宋_GB2312" w:eastAsia="仿宋_GB2312"/>
          <w:spacing w:val="0"/>
          <w:sz w:val="32"/>
          <w:szCs w:val="32"/>
        </w:rPr>
        <w:t>2.</w:t>
      </w:r>
      <w:ins w:id="8" w:author="朱曦" w:date="2024-04-29T18:10:00Z">
        <w:r>
          <w:rPr>
            <w:rFonts w:hint="eastAsia" w:ascii="仿宋_GB2312" w:eastAsia="仿宋_GB2312" w:cs="CESI仿宋-GB2312"/>
            <w:color w:val="000000"/>
            <w:sz w:val="32"/>
            <w:szCs w:val="32"/>
            <w:lang w:val="en-US" w:eastAsia="zh-CN"/>
          </w:rPr>
          <w:t>省委</w:t>
        </w:r>
      </w:ins>
      <w:ins w:id="9" w:author="朱曦" w:date="2024-04-29T18:10:00Z">
        <w:r>
          <w:rPr>
            <w:rFonts w:hint="eastAsia" w:ascii="仿宋_GB2312" w:hAnsi="Times New Roman" w:eastAsia="仿宋_GB2312" w:cs="CESI仿宋-GB2312"/>
            <w:color w:val="000000"/>
            <w:sz w:val="32"/>
            <w:szCs w:val="32"/>
            <w:lang w:val="en-US" w:eastAsia="zh-CN"/>
          </w:rPr>
          <w:t>省直机关工委</w:t>
        </w:r>
      </w:ins>
      <w:ins w:id="10" w:author="朱曦" w:date="2024-04-29T18:14:27Z">
        <w:r>
          <w:rPr>
            <w:rFonts w:hint="eastAsia" w:ascii="仿宋_GB2312" w:hAnsi="Times New Roman" w:eastAsia="仿宋_GB2312" w:cs="CESI仿宋-GB2312"/>
            <w:color w:val="000000"/>
            <w:sz w:val="32"/>
            <w:szCs w:val="32"/>
            <w:lang w:val="en-US" w:eastAsia="zh-CN"/>
          </w:rPr>
          <w:t>中心组</w:t>
        </w:r>
      </w:ins>
      <w:ins w:id="11" w:author="朱曦" w:date="2024-04-29T18:14:29Z">
        <w:r>
          <w:rPr>
            <w:rFonts w:hint="eastAsia" w:ascii="仿宋_GB2312" w:hAnsi="Times New Roman" w:eastAsia="仿宋_GB2312" w:cs="CESI仿宋-GB2312"/>
            <w:color w:val="000000"/>
            <w:sz w:val="32"/>
            <w:szCs w:val="32"/>
            <w:lang w:val="en-US" w:eastAsia="zh-CN"/>
          </w:rPr>
          <w:t>学习</w:t>
        </w:r>
      </w:ins>
      <w:ins w:id="12" w:author="朱曦" w:date="2024-04-29T18:14:31Z">
        <w:r>
          <w:rPr>
            <w:rFonts w:hint="eastAsia" w:ascii="仿宋_GB2312" w:hAnsi="Times New Roman" w:eastAsia="仿宋_GB2312" w:cs="CESI仿宋-GB2312"/>
            <w:color w:val="000000"/>
            <w:sz w:val="32"/>
            <w:szCs w:val="32"/>
            <w:lang w:val="en-US" w:eastAsia="zh-CN"/>
          </w:rPr>
          <w:t>指导组</w:t>
        </w:r>
      </w:ins>
      <w:ins w:id="13" w:author="朱曦" w:date="2024-04-29T18:14:33Z">
        <w:r>
          <w:rPr>
            <w:rFonts w:hint="eastAsia" w:ascii="仿宋_GB2312" w:hAnsi="Times New Roman" w:eastAsia="仿宋_GB2312" w:cs="CESI仿宋-GB2312"/>
            <w:color w:val="000000"/>
            <w:sz w:val="32"/>
            <w:szCs w:val="32"/>
            <w:lang w:val="en-US" w:eastAsia="zh-CN"/>
          </w:rPr>
          <w:t>成员</w:t>
        </w:r>
      </w:ins>
      <w:ins w:id="14" w:author="朱曦" w:date="2024-04-29T18:10:08Z">
        <w:r>
          <w:rPr>
            <w:rFonts w:hint="eastAsia" w:ascii="仿宋_GB2312" w:hAnsi="Times New Roman" w:eastAsia="仿宋_GB2312" w:cs="CESI仿宋-GB2312"/>
            <w:color w:val="000000"/>
            <w:sz w:val="32"/>
            <w:szCs w:val="32"/>
            <w:lang w:val="en-US" w:eastAsia="zh-CN"/>
          </w:rPr>
          <w:t>;</w:t>
        </w:r>
      </w:ins>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auto"/>
          <w:spacing w:val="0"/>
          <w:sz w:val="32"/>
          <w:szCs w:val="32"/>
          <w:lang w:eastAsia="zh-CN"/>
        </w:rPr>
      </w:pPr>
      <w:ins w:id="15" w:author="朱曦" w:date="2024-04-29T18:09:54Z">
        <w:r>
          <w:rPr>
            <w:rFonts w:hint="eastAsia" w:ascii="仿宋_GB2312" w:eastAsia="仿宋_GB2312"/>
            <w:spacing w:val="0"/>
            <w:sz w:val="32"/>
            <w:szCs w:val="32"/>
            <w:lang w:val="en-US" w:eastAsia="zh-CN"/>
          </w:rPr>
          <w:t>3.</w:t>
        </w:r>
      </w:ins>
      <w:r>
        <w:rPr>
          <w:rFonts w:hint="eastAsia" w:ascii="仿宋_GB2312" w:eastAsia="仿宋_GB2312"/>
          <w:color w:val="auto"/>
          <w:spacing w:val="0"/>
          <w:sz w:val="32"/>
          <w:szCs w:val="32"/>
        </w:rPr>
        <w:t>省委网信办</w:t>
      </w:r>
      <w:r>
        <w:rPr>
          <w:rFonts w:hint="eastAsia" w:ascii="仿宋_GB2312" w:eastAsia="仿宋_GB2312"/>
          <w:color w:val="auto"/>
          <w:spacing w:val="0"/>
          <w:sz w:val="32"/>
          <w:szCs w:val="32"/>
          <w:lang w:eastAsia="zh-CN"/>
        </w:rPr>
        <w:t>各处室、直属事业单位、闽盾公司负责人；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auto"/>
          <w:spacing w:val="0"/>
          <w:sz w:val="32"/>
          <w:szCs w:val="32"/>
          <w:lang w:val="en-US" w:eastAsia="zh-CN"/>
        </w:rPr>
      </w:pPr>
      <w:ins w:id="16" w:author="朱曦" w:date="2024-04-29T18:09:56Z">
        <w:r>
          <w:rPr>
            <w:rFonts w:hint="eastAsia" w:ascii="仿宋_GB2312" w:eastAsia="仿宋_GB2312"/>
            <w:color w:val="auto"/>
            <w:spacing w:val="0"/>
            <w:sz w:val="32"/>
            <w:szCs w:val="32"/>
            <w:lang w:val="en-US" w:eastAsia="zh-CN"/>
          </w:rPr>
          <w:t>4</w:t>
        </w:r>
      </w:ins>
      <w:del w:id="17" w:author="朱曦" w:date="2024-04-29T18:09:56Z">
        <w:r>
          <w:rPr>
            <w:rFonts w:hint="eastAsia" w:ascii="仿宋_GB2312" w:eastAsia="仿宋_GB2312"/>
            <w:color w:val="auto"/>
            <w:spacing w:val="0"/>
            <w:sz w:val="32"/>
            <w:szCs w:val="32"/>
            <w:lang w:val="en-US" w:eastAsia="zh-CN"/>
          </w:rPr>
          <w:delText>3</w:delText>
        </w:r>
      </w:del>
      <w:r>
        <w:rPr>
          <w:rFonts w:hint="eastAsia" w:ascii="仿宋_GB2312" w:eastAsia="仿宋_GB2312"/>
          <w:color w:val="auto"/>
          <w:spacing w:val="0"/>
          <w:sz w:val="32"/>
          <w:szCs w:val="32"/>
          <w:lang w:val="en-US" w:eastAsia="zh-CN"/>
        </w:rPr>
        <w:t>.省委网信办副处级以上干部；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sz w:val="32"/>
          <w:szCs w:val="32"/>
          <w:lang w:eastAsia="zh-CN"/>
        </w:rPr>
      </w:pPr>
      <w:ins w:id="18" w:author="朱曦" w:date="2024-04-29T18:09:58Z">
        <w:r>
          <w:rPr>
            <w:rFonts w:hint="eastAsia" w:ascii="仿宋_GB2312" w:eastAsia="仿宋_GB2312"/>
            <w:color w:val="auto"/>
            <w:spacing w:val="0"/>
            <w:sz w:val="32"/>
            <w:szCs w:val="32"/>
            <w:lang w:val="en-US" w:eastAsia="zh-CN"/>
          </w:rPr>
          <w:t>5</w:t>
        </w:r>
      </w:ins>
      <w:del w:id="19" w:author="朱曦" w:date="2024-04-29T18:09:58Z">
        <w:r>
          <w:rPr>
            <w:rFonts w:hint="eastAsia" w:ascii="仿宋_GB2312" w:eastAsia="仿宋_GB2312"/>
            <w:color w:val="auto"/>
            <w:spacing w:val="0"/>
            <w:sz w:val="32"/>
            <w:szCs w:val="32"/>
            <w:lang w:val="en-US" w:eastAsia="zh-CN"/>
          </w:rPr>
          <w:delText>4</w:delText>
        </w:r>
      </w:del>
      <w:r>
        <w:rPr>
          <w:rFonts w:hint="eastAsia" w:ascii="仿宋_GB2312" w:eastAsia="仿宋_GB2312"/>
          <w:color w:val="auto"/>
          <w:spacing w:val="0"/>
          <w:sz w:val="32"/>
          <w:szCs w:val="32"/>
          <w:lang w:val="en-US" w:eastAsia="zh-CN"/>
        </w:rPr>
        <w:t>.办青年理论学习小组青年代表</w:t>
      </w:r>
      <w:r>
        <w:rPr>
          <w:rFonts w:hint="eastAsia" w:ascii="仿宋_GB2312" w:eastAsia="仿宋_GB2312"/>
          <w:color w:val="auto"/>
          <w:spacing w:val="0"/>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pacing w:val="0"/>
          <w:sz w:val="32"/>
          <w:szCs w:val="32"/>
          <w:lang w:eastAsia="zh-CN"/>
        </w:rPr>
      </w:pPr>
      <w:r>
        <w:rPr>
          <w:rFonts w:hint="eastAsia" w:ascii="黑体" w:hAnsi="黑体" w:eastAsia="黑体" w:cs="黑体"/>
          <w:spacing w:val="0"/>
          <w:sz w:val="32"/>
          <w:szCs w:val="32"/>
          <w:lang w:eastAsia="zh-CN"/>
        </w:rPr>
        <w:t>四</w:t>
      </w:r>
      <w:r>
        <w:rPr>
          <w:rFonts w:hint="eastAsia" w:ascii="黑体" w:hAnsi="黑体" w:eastAsia="黑体" w:cs="黑体"/>
          <w:spacing w:val="0"/>
          <w:sz w:val="32"/>
          <w:szCs w:val="32"/>
        </w:rPr>
        <w:t>、</w:t>
      </w:r>
      <w:r>
        <w:rPr>
          <w:rFonts w:hint="eastAsia" w:ascii="黑体" w:hAnsi="黑体" w:eastAsia="黑体" w:cs="黑体"/>
          <w:spacing w:val="0"/>
          <w:sz w:val="32"/>
          <w:szCs w:val="32"/>
          <w:lang w:eastAsia="zh-CN"/>
        </w:rPr>
        <w:t>学习主题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深入学习</w:t>
      </w:r>
      <w:r>
        <w:rPr>
          <w:rFonts w:hint="eastAsia" w:ascii="仿宋_GB2312" w:hAnsi="仿宋_GB2312" w:eastAsia="仿宋_GB2312" w:cs="仿宋_GB2312"/>
          <w:sz w:val="32"/>
          <w:szCs w:val="32"/>
          <w:lang w:eastAsia="zh-CN"/>
        </w:rPr>
        <w:t>领会</w:t>
      </w:r>
      <w:r>
        <w:rPr>
          <w:rFonts w:hint="eastAsia" w:ascii="仿宋_GB2312" w:hAnsi="仿宋_GB2312" w:eastAsia="仿宋_GB2312" w:cs="仿宋_GB2312"/>
          <w:sz w:val="32"/>
          <w:szCs w:val="32"/>
        </w:rPr>
        <w:t>习近平总书记关于党纪学习教育的重要讲话和重要指示精神，</w:t>
      </w:r>
      <w:r>
        <w:rPr>
          <w:rFonts w:hint="eastAsia" w:ascii="仿宋_GB2312" w:hAnsi="仿宋_GB2312" w:eastAsia="仿宋_GB2312" w:cs="仿宋_GB2312"/>
          <w:sz w:val="32"/>
          <w:szCs w:val="32"/>
          <w:lang w:eastAsia="zh-CN"/>
        </w:rPr>
        <w:t>认真学习</w:t>
      </w:r>
      <w:r>
        <w:rPr>
          <w:rFonts w:hint="eastAsia" w:ascii="仿宋_GB2312" w:hAnsi="仿宋_GB2312" w:eastAsia="仿宋_GB2312" w:cs="仿宋_GB2312"/>
          <w:sz w:val="32"/>
          <w:szCs w:val="32"/>
        </w:rPr>
        <w:t>《中国共产党纪律处分条例》，</w:t>
      </w:r>
      <w:r>
        <w:rPr>
          <w:rFonts w:hint="eastAsia" w:ascii="仿宋_GB2312" w:hAnsi="仿宋_GB2312" w:eastAsia="仿宋_GB2312" w:cs="仿宋_GB2312"/>
          <w:sz w:val="32"/>
          <w:szCs w:val="32"/>
          <w:lang w:eastAsia="zh-CN"/>
        </w:rPr>
        <w:t>深刻认识开展党纪学习教育是坚定捍卫“两个确立”、坚决做到“两个维护”的必然要求，是强化党的纪律建设、推动全面从严治办向</w:t>
      </w:r>
      <w:del w:id="20" w:author="黄书锭" w:date="2024-04-29T17:42:31Z">
        <w:r>
          <w:rPr>
            <w:rFonts w:hint="eastAsia" w:ascii="仿宋_GB2312" w:hAnsi="仿宋_GB2312" w:eastAsia="仿宋_GB2312" w:cs="仿宋_GB2312"/>
            <w:sz w:val="32"/>
            <w:szCs w:val="32"/>
            <w:lang w:eastAsia="zh-CN"/>
          </w:rPr>
          <w:delText>终身</w:delText>
        </w:r>
      </w:del>
      <w:ins w:id="21" w:author="黄书锭" w:date="2024-04-29T17:42:31Z">
        <w:r>
          <w:rPr>
            <w:rFonts w:hint="eastAsia" w:ascii="仿宋_GB2312" w:hAnsi="仿宋_GB2312" w:eastAsia="仿宋_GB2312" w:cs="仿宋_GB2312"/>
            <w:sz w:val="32"/>
            <w:szCs w:val="32"/>
            <w:lang w:eastAsia="zh-CN"/>
          </w:rPr>
          <w:t>纵深</w:t>
        </w:r>
      </w:ins>
      <w:r>
        <w:rPr>
          <w:rFonts w:hint="eastAsia" w:ascii="仿宋_GB2312" w:hAnsi="仿宋_GB2312" w:eastAsia="仿宋_GB2312" w:cs="仿宋_GB2312"/>
          <w:sz w:val="32"/>
          <w:szCs w:val="32"/>
          <w:lang w:eastAsia="zh-CN"/>
        </w:rPr>
        <w:t>发展的重要举措，是激励党员干部担当作为、推动网络强国建设的有力保障。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pacing w:val="0"/>
          <w:sz w:val="32"/>
          <w:szCs w:val="32"/>
          <w:lang w:eastAsia="zh-CN"/>
        </w:rPr>
      </w:pPr>
      <w:r>
        <w:rPr>
          <w:rFonts w:hint="eastAsia" w:ascii="黑体" w:hAnsi="黑体" w:eastAsia="黑体" w:cs="黑体"/>
          <w:spacing w:val="0"/>
          <w:sz w:val="32"/>
          <w:szCs w:val="32"/>
          <w:lang w:eastAsia="zh-CN"/>
        </w:rPr>
        <w:t>五、会议议程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s="Times New Roman"/>
          <w:b/>
          <w:bCs/>
          <w:spacing w:val="0"/>
          <w:sz w:val="32"/>
          <w:szCs w:val="32"/>
          <w:lang w:val="en-US" w:eastAsia="zh-CN"/>
        </w:rPr>
      </w:pPr>
      <w:r>
        <w:rPr>
          <w:rFonts w:hint="eastAsia" w:ascii="仿宋_GB2312" w:hAnsi="仿宋_GB2312" w:eastAsia="仿宋_GB2312" w:cs="仿宋_GB2312"/>
          <w:spacing w:val="0"/>
          <w:sz w:val="32"/>
          <w:szCs w:val="32"/>
        </w:rPr>
        <w:t>省委网信办主任张远主持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del w:id="22" w:author="黄书锭" w:date="2024-05-06T16:05:13Z"/>
          <w:rFonts w:hint="eastAsia" w:ascii="仿宋_GB2312" w:eastAsia="仿宋_GB2312" w:cs="Times New Roman"/>
          <w:spacing w:val="0"/>
          <w:sz w:val="32"/>
          <w:szCs w:val="32"/>
          <w:lang w:val="en-US" w:eastAsia="zh-CN"/>
        </w:rPr>
      </w:pPr>
      <w:r>
        <w:rPr>
          <w:rFonts w:hint="eastAsia" w:ascii="仿宋_GB2312" w:eastAsia="仿宋_GB2312" w:cs="Times New Roman"/>
          <w:spacing w:val="0"/>
          <w:sz w:val="32"/>
          <w:szCs w:val="32"/>
          <w:lang w:val="en-US" w:eastAsia="zh-CN"/>
        </w:rPr>
        <w:t>1.</w:t>
      </w:r>
      <w:del w:id="23" w:author="黄书锭" w:date="2024-05-06T16:05:13Z">
        <w:r>
          <w:rPr>
            <w:rFonts w:hint="eastAsia" w:ascii="仿宋_GB2312" w:eastAsia="仿宋_GB2312" w:cs="Times New Roman"/>
            <w:spacing w:val="0"/>
            <w:sz w:val="32"/>
            <w:szCs w:val="32"/>
            <w:lang w:val="en-US" w:eastAsia="zh-CN"/>
          </w:rPr>
          <w:delText>原原本本学习《</w:delText>
        </w:r>
      </w:del>
      <w:del w:id="24" w:author="黄书锭" w:date="2024-05-06T16:05:13Z">
        <w:r>
          <w:rPr>
            <w:rFonts w:hint="eastAsia" w:ascii="仿宋_GB2312" w:eastAsia="仿宋_GB2312" w:cs="CESI仿宋-GB2312"/>
            <w:sz w:val="32"/>
            <w:szCs w:val="32"/>
            <w:lang w:val="en-US" w:eastAsia="zh-CN"/>
          </w:rPr>
          <w:delText>中国共产党纪律处分条例</w:delText>
        </w:r>
      </w:del>
      <w:del w:id="25" w:author="黄书锭" w:date="2024-05-06T16:05:13Z">
        <w:r>
          <w:rPr>
            <w:rFonts w:hint="eastAsia" w:ascii="仿宋_GB2312" w:eastAsia="仿宋_GB2312" w:cs="Times New Roman"/>
            <w:spacing w:val="0"/>
            <w:sz w:val="32"/>
            <w:szCs w:val="32"/>
            <w:lang w:val="en-US" w:eastAsia="zh-CN"/>
          </w:rPr>
          <w:delText>》；</w:delText>
        </w:r>
      </w:del>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ins w:id="26" w:author="黄书锭" w:date="2024-04-29T17:45:08Z"/>
          <w:rFonts w:hint="eastAsia" w:ascii="楷体_GB2312" w:hAnsi="楷体_GB2312" w:eastAsia="楷体_GB2312" w:cs="楷体_GB2312"/>
          <w:b w:val="0"/>
          <w:bCs w:val="0"/>
          <w:spacing w:val="0"/>
          <w:sz w:val="32"/>
          <w:szCs w:val="32"/>
          <w:lang w:eastAsia="zh-CN"/>
        </w:rPr>
      </w:pPr>
      <w:del w:id="27" w:author="黄书锭" w:date="2024-05-06T16:05:13Z">
        <w:r>
          <w:rPr>
            <w:rFonts w:hint="eastAsia" w:ascii="仿宋_GB2312" w:eastAsia="仿宋_GB2312" w:cs="Times New Roman"/>
            <w:spacing w:val="0"/>
            <w:sz w:val="32"/>
            <w:szCs w:val="32"/>
            <w:lang w:val="en-US" w:eastAsia="zh-CN"/>
          </w:rPr>
          <w:delText>2.</w:delText>
        </w:r>
      </w:del>
      <w:r>
        <w:rPr>
          <w:rFonts w:hint="eastAsia" w:ascii="仿宋_GB2312" w:eastAsia="仿宋_GB2312" w:cs="Times New Roman"/>
          <w:spacing w:val="0"/>
          <w:sz w:val="32"/>
          <w:szCs w:val="32"/>
          <w:lang w:val="en-US" w:eastAsia="zh-CN"/>
        </w:rPr>
        <w:t>围绕学习</w:t>
      </w:r>
      <w:r>
        <w:rPr>
          <w:rFonts w:hint="eastAsia" w:ascii="仿宋_GB2312" w:hAnsi="仿宋_GB2312" w:eastAsia="仿宋_GB2312" w:cs="仿宋_GB2312"/>
          <w:sz w:val="32"/>
          <w:szCs w:val="32"/>
          <w:lang w:val="en-US" w:eastAsia="zh-CN"/>
        </w:rPr>
        <w:t>主题进行</w:t>
      </w:r>
      <w:r>
        <w:rPr>
          <w:rFonts w:hint="eastAsia" w:ascii="仿宋_GB2312" w:eastAsia="仿宋_GB2312" w:cs="Times New Roman"/>
          <w:spacing w:val="0"/>
          <w:sz w:val="32"/>
          <w:szCs w:val="32"/>
          <w:lang w:val="en-US" w:eastAsia="zh-CN"/>
        </w:rPr>
        <w:t>集中研讨，由办领导黄逸群、李群</w:t>
      </w:r>
      <w:ins w:id="28" w:author="黄书锭" w:date="2024-04-29T17:44:34Z">
        <w:r>
          <w:rPr>
            <w:rFonts w:hint="eastAsia" w:ascii="仿宋_GB2312" w:eastAsia="仿宋_GB2312" w:cs="Times New Roman"/>
            <w:spacing w:val="0"/>
            <w:sz w:val="32"/>
            <w:szCs w:val="32"/>
            <w:lang w:val="en-US" w:eastAsia="zh-CN"/>
          </w:rPr>
          <w:t>、</w:t>
        </w:r>
      </w:ins>
      <w:ins w:id="29" w:author="江克" w:date="2024-05-06T15:10:09Z">
        <w:r>
          <w:rPr>
            <w:rFonts w:hint="eastAsia" w:ascii="仿宋_GB2312" w:eastAsia="仿宋_GB2312" w:cs="Times New Roman"/>
            <w:spacing w:val="0"/>
            <w:sz w:val="32"/>
            <w:szCs w:val="32"/>
            <w:lang w:val="en-US" w:eastAsia="zh-CN"/>
          </w:rPr>
          <w:t>杨</w:t>
        </w:r>
      </w:ins>
      <w:ins w:id="30" w:author="江克" w:date="2024-05-06T15:10:10Z">
        <w:r>
          <w:rPr>
            <w:rFonts w:hint="eastAsia" w:ascii="仿宋_GB2312" w:eastAsia="仿宋_GB2312" w:cs="Times New Roman"/>
            <w:spacing w:val="0"/>
            <w:sz w:val="32"/>
            <w:szCs w:val="32"/>
            <w:lang w:val="en-US" w:eastAsia="zh-CN"/>
          </w:rPr>
          <w:t>晓</w:t>
        </w:r>
      </w:ins>
      <w:ins w:id="31" w:author="江克" w:date="2024-05-06T15:10:11Z">
        <w:r>
          <w:rPr>
            <w:rFonts w:hint="eastAsia" w:ascii="仿宋_GB2312" w:eastAsia="仿宋_GB2312" w:cs="Times New Roman"/>
            <w:spacing w:val="0"/>
            <w:sz w:val="32"/>
            <w:szCs w:val="32"/>
            <w:lang w:val="en-US" w:eastAsia="zh-CN"/>
          </w:rPr>
          <w:t>冬</w:t>
        </w:r>
      </w:ins>
      <w:ins w:id="32" w:author="江克" w:date="2024-05-06T15:10:25Z">
        <w:r>
          <w:rPr>
            <w:rFonts w:hint="eastAsia" w:ascii="仿宋_GB2312" w:eastAsia="仿宋_GB2312" w:cs="Times New Roman"/>
            <w:spacing w:val="0"/>
            <w:sz w:val="32"/>
            <w:szCs w:val="32"/>
            <w:lang w:val="en-US" w:eastAsia="zh-CN"/>
          </w:rPr>
          <w:t>、</w:t>
        </w:r>
      </w:ins>
      <w:ins w:id="33" w:author="黄书锭" w:date="2024-04-29T17:44:37Z">
        <w:r>
          <w:rPr>
            <w:rFonts w:hint="eastAsia" w:ascii="仿宋_GB2312" w:eastAsia="仿宋_GB2312" w:cs="Times New Roman"/>
            <w:spacing w:val="0"/>
            <w:sz w:val="32"/>
            <w:szCs w:val="32"/>
            <w:lang w:val="en-US" w:eastAsia="zh-CN"/>
          </w:rPr>
          <w:t>刘建斌</w:t>
        </w:r>
      </w:ins>
      <w:r>
        <w:rPr>
          <w:rFonts w:hint="eastAsia" w:ascii="仿宋_GB2312" w:eastAsia="仿宋_GB2312" w:cs="Times New Roman"/>
          <w:spacing w:val="0"/>
          <w:sz w:val="32"/>
          <w:szCs w:val="32"/>
          <w:lang w:val="en-US" w:eastAsia="zh-CN"/>
        </w:rPr>
        <w:t>作重点发言，张朝辉、江克同志</w:t>
      </w:r>
      <w:r>
        <w:rPr>
          <w:rFonts w:hint="eastAsia" w:ascii="仿宋_GB2312" w:eastAsia="仿宋_GB2312"/>
          <w:spacing w:val="0"/>
          <w:sz w:val="32"/>
          <w:szCs w:val="32"/>
          <w:lang w:val="en-US" w:eastAsia="zh-CN"/>
        </w:rPr>
        <w:t>和青年代表</w:t>
      </w:r>
      <w:del w:id="34" w:author="王中赏" w:date="2024-05-06T10:55:02Z">
        <w:r>
          <w:rPr>
            <w:rFonts w:hint="eastAsia" w:ascii="仿宋_GB2312" w:eastAsia="仿宋_GB2312"/>
            <w:spacing w:val="0"/>
            <w:sz w:val="32"/>
            <w:szCs w:val="32"/>
            <w:lang w:val="en-US" w:eastAsia="zh-CN"/>
          </w:rPr>
          <w:delText>柯志山</w:delText>
        </w:r>
      </w:del>
      <w:ins w:id="35" w:author="王中赏" w:date="2024-05-06T10:55:02Z">
        <w:r>
          <w:rPr>
            <w:rFonts w:hint="eastAsia" w:ascii="仿宋_GB2312" w:eastAsia="仿宋_GB2312"/>
            <w:spacing w:val="0"/>
            <w:sz w:val="32"/>
            <w:szCs w:val="32"/>
            <w:lang w:val="en-US" w:eastAsia="zh-CN"/>
          </w:rPr>
          <w:t>韩春荣</w:t>
        </w:r>
      </w:ins>
      <w:ins w:id="36" w:author="王中赏" w:date="2024-05-06T10:55:03Z">
        <w:r>
          <w:rPr>
            <w:rFonts w:hint="eastAsia" w:ascii="仿宋_GB2312" w:eastAsia="仿宋_GB2312"/>
            <w:spacing w:val="0"/>
            <w:sz w:val="32"/>
            <w:szCs w:val="32"/>
            <w:lang w:val="en-US" w:eastAsia="zh-CN"/>
          </w:rPr>
          <w:t>、</w:t>
        </w:r>
      </w:ins>
      <w:ins w:id="37" w:author="王中赏" w:date="2024-05-06T10:55:05Z">
        <w:r>
          <w:rPr>
            <w:rFonts w:hint="eastAsia" w:ascii="仿宋_GB2312" w:eastAsia="仿宋_GB2312"/>
            <w:spacing w:val="0"/>
            <w:sz w:val="32"/>
            <w:szCs w:val="32"/>
            <w:lang w:val="en-US" w:eastAsia="zh-CN"/>
          </w:rPr>
          <w:t>林芳</w:t>
        </w:r>
      </w:ins>
      <w:r>
        <w:rPr>
          <w:rFonts w:hint="eastAsia" w:ascii="仿宋_GB2312" w:eastAsia="仿宋_GB2312" w:cs="Times New Roman"/>
          <w:spacing w:val="0"/>
          <w:sz w:val="32"/>
          <w:szCs w:val="32"/>
          <w:lang w:val="en-US" w:eastAsia="zh-CN"/>
        </w:rPr>
        <w:t>作学习发</w:t>
      </w:r>
      <w:r>
        <w:rPr>
          <w:rFonts w:hint="eastAsia" w:ascii="仿宋_GB2312" w:hAnsi="Times New Roman" w:eastAsia="仿宋_GB2312" w:cs="Times New Roman"/>
          <w:spacing w:val="0"/>
          <w:sz w:val="32"/>
          <w:szCs w:val="32"/>
          <w:lang w:val="en-US" w:eastAsia="zh-CN"/>
        </w:rPr>
        <w:t>言</w:t>
      </w:r>
      <w:ins w:id="38" w:author="黄书锭" w:date="2024-04-29T17:45:02Z">
        <w:r>
          <w:rPr>
            <w:rFonts w:hint="eastAsia" w:ascii="楷体_GB2312" w:hAnsi="楷体_GB2312" w:eastAsia="楷体_GB2312" w:cs="楷体_GB2312"/>
            <w:b/>
            <w:bCs/>
            <w:spacing w:val="0"/>
            <w:sz w:val="32"/>
            <w:szCs w:val="32"/>
            <w:lang w:val="en-US" w:eastAsia="zh-CN"/>
          </w:rPr>
          <w:t>（发言时间控制在5</w:t>
        </w:r>
      </w:ins>
      <w:ins w:id="39" w:author="黄书锭" w:date="2024-04-29T17:45:02Z">
        <w:r>
          <w:rPr>
            <w:rFonts w:hint="eastAsia" w:ascii="楷体_GB2312" w:hAnsi="楷体_GB2312" w:eastAsia="楷体_GB2312" w:cs="楷体_GB2312"/>
            <w:b/>
            <w:bCs/>
            <w:spacing w:val="0"/>
            <w:sz w:val="32"/>
            <w:szCs w:val="32"/>
            <w:lang w:eastAsia="zh-CN"/>
          </w:rPr>
          <w:t>分钟左右）</w:t>
        </w:r>
      </w:ins>
      <w:r>
        <w:rPr>
          <w:rFonts w:hint="eastAsia" w:ascii="楷体_GB2312" w:hAnsi="楷体_GB2312" w:eastAsia="楷体_GB2312" w:cs="楷体_GB2312"/>
          <w:b w:val="0"/>
          <w:bCs w:val="0"/>
          <w:spacing w:val="0"/>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2" w:firstLineChars="200"/>
        <w:textAlignment w:val="auto"/>
        <w:rPr>
          <w:del w:id="40" w:author="黄书锭" w:date="2024-04-29T17:45:02Z"/>
          <w:rFonts w:hint="eastAsia" w:ascii="仿宋_GB2312" w:eastAsia="仿宋_GB2312" w:cs="Times New Roman"/>
          <w:b/>
          <w:bCs/>
          <w:spacing w:val="0"/>
          <w:sz w:val="32"/>
          <w:szCs w:val="32"/>
          <w:lang w:val="en-US" w:eastAsia="zh-CN"/>
        </w:rPr>
      </w:pPr>
      <w:del w:id="41" w:author="黄书锭" w:date="2024-04-29T17:45:02Z">
        <w:r>
          <w:rPr>
            <w:rFonts w:hint="eastAsia" w:ascii="楷体_GB2312" w:hAnsi="楷体_GB2312" w:eastAsia="楷体_GB2312" w:cs="楷体_GB2312"/>
            <w:b/>
            <w:bCs/>
            <w:spacing w:val="0"/>
            <w:sz w:val="32"/>
            <w:szCs w:val="32"/>
            <w:lang w:val="en-US" w:eastAsia="zh-CN"/>
          </w:rPr>
          <w:delText>（发言时间控制在5</w:delText>
        </w:r>
      </w:del>
      <w:del w:id="42" w:author="黄书锭" w:date="2024-04-29T17:45:02Z">
        <w:r>
          <w:rPr>
            <w:rFonts w:hint="eastAsia" w:ascii="楷体_GB2312" w:hAnsi="楷体_GB2312" w:eastAsia="楷体_GB2312" w:cs="楷体_GB2312"/>
            <w:b/>
            <w:bCs/>
            <w:spacing w:val="0"/>
            <w:sz w:val="32"/>
            <w:szCs w:val="32"/>
            <w:lang w:eastAsia="zh-CN"/>
          </w:rPr>
          <w:delText>分钟左右）</w:delText>
        </w:r>
      </w:del>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ins w:id="43" w:author="朱曦" w:date="2024-04-29T18:17:17Z"/>
          <w:rFonts w:hint="eastAsia" w:ascii="仿宋_GB2312" w:eastAsia="仿宋_GB2312" w:cs="Times New Roman"/>
          <w:spacing w:val="0"/>
          <w:sz w:val="32"/>
          <w:szCs w:val="32"/>
          <w:lang w:val="en-US" w:eastAsia="zh-CN"/>
        </w:rPr>
      </w:pPr>
      <w:del w:id="44" w:author="黄书锭" w:date="2024-05-06T16:05:25Z">
        <w:r>
          <w:rPr>
            <w:rFonts w:hint="default" w:ascii="仿宋_GB2312" w:eastAsia="仿宋_GB2312" w:cs="Times New Roman"/>
            <w:spacing w:val="0"/>
            <w:sz w:val="32"/>
            <w:szCs w:val="32"/>
            <w:lang w:val="en-US" w:eastAsia="zh-CN"/>
          </w:rPr>
          <w:delText>3</w:delText>
        </w:r>
      </w:del>
      <w:ins w:id="45" w:author="黄书锭" w:date="2024-05-06T16:05:25Z">
        <w:r>
          <w:rPr>
            <w:rFonts w:hint="eastAsia" w:ascii="仿宋_GB2312" w:eastAsia="仿宋_GB2312" w:cs="Times New Roman"/>
            <w:spacing w:val="0"/>
            <w:sz w:val="32"/>
            <w:szCs w:val="32"/>
            <w:lang w:val="en-US" w:eastAsia="zh-CN"/>
          </w:rPr>
          <w:t>2</w:t>
        </w:r>
      </w:ins>
      <w:r>
        <w:rPr>
          <w:rFonts w:hint="eastAsia" w:ascii="仿宋_GB2312" w:eastAsia="仿宋_GB2312" w:cs="Times New Roman"/>
          <w:spacing w:val="0"/>
          <w:sz w:val="32"/>
          <w:szCs w:val="32"/>
          <w:lang w:val="en-US" w:eastAsia="zh-CN"/>
        </w:rPr>
        <w:t>.</w:t>
      </w:r>
      <w:ins w:id="46" w:author="朱曦" w:date="2024-04-29T18:18:18Z">
        <w:r>
          <w:rPr>
            <w:rFonts w:hint="eastAsia" w:ascii="仿宋_GB2312" w:eastAsia="仿宋_GB2312" w:cs="CESI仿宋-GB2312"/>
            <w:color w:val="000000"/>
            <w:sz w:val="32"/>
            <w:szCs w:val="32"/>
            <w:lang w:val="en-US" w:eastAsia="zh-CN"/>
          </w:rPr>
          <w:t>省委</w:t>
        </w:r>
      </w:ins>
      <w:ins w:id="47" w:author="朱曦" w:date="2024-04-29T18:18:18Z">
        <w:r>
          <w:rPr>
            <w:rFonts w:hint="eastAsia" w:ascii="仿宋_GB2312" w:hAnsi="Times New Roman" w:eastAsia="仿宋_GB2312" w:cs="CESI仿宋-GB2312"/>
            <w:color w:val="000000"/>
            <w:sz w:val="32"/>
            <w:szCs w:val="32"/>
            <w:lang w:val="en-US" w:eastAsia="zh-CN"/>
          </w:rPr>
          <w:t>省直机关工委</w:t>
        </w:r>
      </w:ins>
      <w:ins w:id="48" w:author="黄书锭" w:date="2024-05-06T16:05:31Z">
        <w:r>
          <w:rPr>
            <w:rFonts w:hint="eastAsia" w:ascii="仿宋_GB2312" w:eastAsia="仿宋_GB2312" w:cs="CESI仿宋-GB2312"/>
            <w:color w:val="000000"/>
            <w:sz w:val="32"/>
            <w:szCs w:val="32"/>
            <w:lang w:val="en-US" w:eastAsia="zh-CN"/>
          </w:rPr>
          <w:t>中</w:t>
        </w:r>
      </w:ins>
      <w:ins w:id="49" w:author="朱曦" w:date="2024-04-29T18:18:30Z">
        <w:r>
          <w:rPr>
            <w:rFonts w:hint="eastAsia" w:ascii="仿宋_GB2312" w:hAnsi="Times New Roman" w:eastAsia="仿宋_GB2312" w:cs="CESI仿宋-GB2312"/>
            <w:color w:val="000000"/>
            <w:sz w:val="32"/>
            <w:szCs w:val="32"/>
            <w:lang w:val="en-US" w:eastAsia="zh-CN"/>
          </w:rPr>
          <w:t>心组学习指导组成员</w:t>
        </w:r>
      </w:ins>
      <w:ins w:id="50" w:author="朱曦" w:date="2024-04-29T18:18:38Z">
        <w:r>
          <w:rPr>
            <w:rFonts w:hint="eastAsia" w:ascii="仿宋_GB2312" w:eastAsia="仿宋_GB2312" w:cs="CESI仿宋-GB2312"/>
            <w:color w:val="000000"/>
            <w:sz w:val="32"/>
            <w:szCs w:val="32"/>
            <w:lang w:val="en-US" w:eastAsia="zh-CN"/>
          </w:rPr>
          <w:t>李永红</w:t>
        </w:r>
      </w:ins>
      <w:ins w:id="51" w:author="朱曦" w:date="2024-04-29T18:18:18Z">
        <w:r>
          <w:rPr>
            <w:rFonts w:hint="eastAsia" w:ascii="仿宋_GB2312" w:hAnsi="Times New Roman" w:eastAsia="仿宋_GB2312" w:cs="CESI仿宋-GB2312"/>
            <w:color w:val="000000"/>
            <w:sz w:val="32"/>
            <w:szCs w:val="32"/>
            <w:lang w:val="en-US" w:eastAsia="zh-CN"/>
          </w:rPr>
          <w:t>列席旁听</w:t>
        </w:r>
      </w:ins>
      <w:ins w:id="52" w:author="朱曦" w:date="2024-04-29T18:18:40Z">
        <w:r>
          <w:rPr>
            <w:rFonts w:hint="eastAsia" w:ascii="仿宋_GB2312" w:hAnsi="Times New Roman" w:eastAsia="仿宋_GB2312" w:cs="CESI仿宋-GB2312"/>
            <w:color w:val="000000"/>
            <w:sz w:val="32"/>
            <w:szCs w:val="32"/>
            <w:lang w:val="en-US" w:eastAsia="zh-CN"/>
          </w:rPr>
          <w:t>，</w:t>
        </w:r>
      </w:ins>
      <w:ins w:id="53" w:author="朱曦" w:date="2024-04-29T18:18:41Z">
        <w:r>
          <w:rPr>
            <w:rFonts w:hint="eastAsia" w:ascii="仿宋_GB2312" w:hAnsi="Times New Roman" w:eastAsia="仿宋_GB2312" w:cs="CESI仿宋-GB2312"/>
            <w:color w:val="000000"/>
            <w:sz w:val="32"/>
            <w:szCs w:val="32"/>
            <w:lang w:val="en-US" w:eastAsia="zh-CN"/>
          </w:rPr>
          <w:t>并</w:t>
        </w:r>
      </w:ins>
      <w:ins w:id="54" w:author="朱曦" w:date="2024-04-29T18:18:46Z">
        <w:r>
          <w:rPr>
            <w:rFonts w:hint="eastAsia" w:ascii="仿宋_GB2312" w:hAnsi="Times New Roman" w:eastAsia="仿宋_GB2312" w:cs="CESI仿宋-GB2312"/>
            <w:color w:val="000000"/>
            <w:sz w:val="32"/>
            <w:szCs w:val="32"/>
            <w:lang w:val="en-US" w:eastAsia="zh-CN"/>
          </w:rPr>
          <w:t>作</w:t>
        </w:r>
      </w:ins>
      <w:ins w:id="55" w:author="朱曦" w:date="2024-04-29T18:18:43Z">
        <w:r>
          <w:rPr>
            <w:rFonts w:hint="eastAsia" w:ascii="仿宋_GB2312" w:hAnsi="Times New Roman" w:eastAsia="仿宋_GB2312" w:cs="CESI仿宋-GB2312"/>
            <w:color w:val="000000"/>
            <w:sz w:val="32"/>
            <w:szCs w:val="32"/>
            <w:lang w:val="en-US" w:eastAsia="zh-CN"/>
          </w:rPr>
          <w:t>点评</w:t>
        </w:r>
      </w:ins>
      <w:ins w:id="56" w:author="朱曦" w:date="2024-04-29T18:18:50Z">
        <w:r>
          <w:rPr>
            <w:rFonts w:hint="eastAsia" w:ascii="仿宋_GB2312" w:hAnsi="Times New Roman" w:eastAsia="仿宋_GB2312" w:cs="CESI仿宋-GB2312"/>
            <w:color w:val="000000"/>
            <w:sz w:val="32"/>
            <w:szCs w:val="32"/>
            <w:lang w:val="en-US" w:eastAsia="zh-CN"/>
          </w:rPr>
          <w:t>；</w:t>
        </w:r>
      </w:ins>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s="Times New Roman"/>
          <w:spacing w:val="0"/>
          <w:sz w:val="32"/>
          <w:szCs w:val="32"/>
          <w:lang w:val="en-US" w:eastAsia="zh-CN"/>
        </w:rPr>
      </w:pPr>
      <w:ins w:id="57" w:author="朱曦" w:date="2024-04-29T18:17:19Z">
        <w:del w:id="58" w:author="黄书锭" w:date="2024-05-06T16:05:41Z">
          <w:r>
            <w:rPr>
              <w:rFonts w:hint="default" w:ascii="仿宋_GB2312" w:eastAsia="仿宋_GB2312" w:cs="Times New Roman"/>
              <w:spacing w:val="0"/>
              <w:sz w:val="32"/>
              <w:szCs w:val="32"/>
              <w:lang w:val="en-US" w:eastAsia="zh-CN"/>
            </w:rPr>
            <w:delText>4</w:delText>
          </w:r>
        </w:del>
      </w:ins>
      <w:ins w:id="59" w:author="黄书锭" w:date="2024-05-06T16:05:41Z">
        <w:r>
          <w:rPr>
            <w:rFonts w:hint="eastAsia" w:ascii="仿宋_GB2312" w:eastAsia="仿宋_GB2312" w:cs="Times New Roman"/>
            <w:spacing w:val="0"/>
            <w:sz w:val="32"/>
            <w:szCs w:val="32"/>
            <w:lang w:val="en-US" w:eastAsia="zh-CN"/>
          </w:rPr>
          <w:t>3</w:t>
        </w:r>
      </w:ins>
      <w:ins w:id="60" w:author="朱曦" w:date="2024-04-29T18:17:23Z">
        <w:r>
          <w:rPr>
            <w:rFonts w:hint="eastAsia" w:ascii="仿宋_GB2312" w:eastAsia="仿宋_GB2312" w:cs="Times New Roman"/>
            <w:spacing w:val="0"/>
            <w:sz w:val="32"/>
            <w:szCs w:val="32"/>
            <w:lang w:val="en-US" w:eastAsia="zh-CN"/>
          </w:rPr>
          <w:t>.</w:t>
        </w:r>
      </w:ins>
      <w:r>
        <w:rPr>
          <w:rFonts w:hint="eastAsia" w:ascii="仿宋_GB2312" w:eastAsia="仿宋_GB2312" w:cs="Times New Roman"/>
          <w:spacing w:val="0"/>
          <w:sz w:val="32"/>
          <w:szCs w:val="32"/>
          <w:lang w:val="en-US" w:eastAsia="zh-CN"/>
        </w:rPr>
        <w:t>张远主任讲话。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pacing w:val="0"/>
          <w:sz w:val="32"/>
          <w:szCs w:val="32"/>
          <w:lang w:val="en-US" w:eastAsia="zh-CN"/>
        </w:rPr>
      </w:pPr>
      <w:r>
        <w:rPr>
          <w:rFonts w:hint="eastAsia" w:ascii="黑体" w:hAnsi="黑体" w:eastAsia="黑体" w:cs="黑体"/>
          <w:spacing w:val="0"/>
          <w:sz w:val="32"/>
          <w:szCs w:val="32"/>
          <w:lang w:val="en-US" w:eastAsia="zh-CN"/>
        </w:rPr>
        <w:t>六、有关事项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cs="Times New Roman"/>
          <w:spacing w:val="0"/>
          <w:sz w:val="32"/>
          <w:szCs w:val="32"/>
          <w:lang w:val="en-US" w:eastAsia="zh-CN"/>
        </w:rPr>
      </w:pPr>
      <w:r>
        <w:rPr>
          <w:rFonts w:hint="default" w:ascii="仿宋_GB2312" w:eastAsia="仿宋_GB2312" w:cs="Times New Roman"/>
          <w:spacing w:val="0"/>
          <w:sz w:val="32"/>
          <w:szCs w:val="32"/>
          <w:lang w:val="en-US" w:eastAsia="zh-CN"/>
        </w:rPr>
        <w:t>1.机关党委负责提供张远主任讲话初稿，综合处负责定稿；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cs="Times New Roman"/>
          <w:spacing w:val="0"/>
          <w:sz w:val="32"/>
          <w:szCs w:val="32"/>
          <w:lang w:val="en-US" w:eastAsia="zh-CN"/>
        </w:rPr>
      </w:pPr>
      <w:r>
        <w:rPr>
          <w:rFonts w:hint="default" w:ascii="仿宋_GB2312" w:eastAsia="仿宋_GB2312" w:cs="Times New Roman"/>
          <w:spacing w:val="0"/>
          <w:sz w:val="32"/>
          <w:szCs w:val="32"/>
          <w:lang w:val="en-US" w:eastAsia="zh-CN"/>
        </w:rPr>
        <w:t>2.机关党委负责起草主持词，做好会务工作；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cs="Times New Roman"/>
          <w:spacing w:val="0"/>
          <w:sz w:val="32"/>
          <w:szCs w:val="32"/>
          <w:lang w:val="en-US" w:eastAsia="zh-CN"/>
        </w:rPr>
      </w:pPr>
      <w:r>
        <w:rPr>
          <w:rFonts w:hint="default" w:ascii="仿宋_GB2312" w:eastAsia="仿宋_GB2312" w:cs="Times New Roman"/>
          <w:spacing w:val="0"/>
          <w:sz w:val="32"/>
          <w:szCs w:val="32"/>
          <w:lang w:val="en-US" w:eastAsia="zh-CN"/>
        </w:rPr>
        <w:t>3.传播处负责现场摄影、摄像。</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cs="Times New Roman"/>
          <w:spacing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del w:id="61" w:author="黄书锭" w:date="2024-05-06T16:05:59Z"/>
          <w:rFonts w:hint="default" w:ascii="仿宋_GB2312" w:eastAsia="仿宋_GB2312" w:cs="Times New Roman"/>
          <w:spacing w:val="0"/>
          <w:sz w:val="32"/>
          <w:szCs w:val="32"/>
          <w:lang w:val="en-US" w:eastAsia="zh-CN"/>
        </w:rPr>
      </w:pPr>
      <w:del w:id="62" w:author="黄书锭" w:date="2024-05-06T16:05:59Z">
        <w:r>
          <w:rPr>
            <w:rFonts w:hint="default" w:ascii="仿宋_GB2312" w:eastAsia="仿宋_GB2312" w:cs="Times New Roman"/>
            <w:spacing w:val="0"/>
            <w:sz w:val="32"/>
            <w:szCs w:val="32"/>
            <w:lang w:val="en-US" w:eastAsia="zh-CN"/>
          </w:rPr>
          <w:delText>附件：202</w:delText>
        </w:r>
      </w:del>
      <w:del w:id="63" w:author="黄书锭" w:date="2024-05-06T16:05:59Z">
        <w:r>
          <w:rPr>
            <w:rFonts w:hint="eastAsia" w:ascii="仿宋_GB2312" w:eastAsia="仿宋_GB2312" w:cs="Times New Roman"/>
            <w:spacing w:val="0"/>
            <w:sz w:val="32"/>
            <w:szCs w:val="32"/>
            <w:lang w:val="en-US" w:eastAsia="zh-CN"/>
          </w:rPr>
          <w:delText>4</w:delText>
        </w:r>
      </w:del>
      <w:del w:id="64" w:author="黄书锭" w:date="2024-05-06T16:05:59Z">
        <w:r>
          <w:rPr>
            <w:rFonts w:hint="default" w:ascii="仿宋_GB2312" w:eastAsia="仿宋_GB2312" w:cs="Times New Roman"/>
            <w:spacing w:val="0"/>
            <w:sz w:val="32"/>
            <w:szCs w:val="32"/>
            <w:lang w:val="en-US" w:eastAsia="zh-CN"/>
          </w:rPr>
          <w:delText>年省委网信办室务会议理论学习中心组学习情况</w:delText>
        </w:r>
      </w:del>
      <w:del w:id="65" w:author="黄书锭" w:date="2024-05-06T16:05:59Z">
        <w:r>
          <w:rPr>
            <w:rFonts w:hint="eastAsia" w:ascii="仿宋_GB2312" w:eastAsia="仿宋_GB2312" w:cs="Times New Roman"/>
            <w:spacing w:val="0"/>
            <w:sz w:val="32"/>
            <w:szCs w:val="32"/>
            <w:lang w:val="en-US" w:eastAsia="zh-CN"/>
          </w:rPr>
          <w:delText>（1-4月）</w:delText>
        </w:r>
      </w:del>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del w:id="66" w:author="黄书锭" w:date="2024-05-06T16:06:00Z"/>
          <w:rFonts w:hint="default" w:ascii="仿宋_GB2312" w:eastAsia="仿宋_GB2312" w:cs="Times New Roman"/>
          <w:spacing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cs="Times New Roman"/>
          <w:spacing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cs="Times New Roman"/>
          <w:spacing w:val="0"/>
          <w:sz w:val="32"/>
          <w:szCs w:val="32"/>
          <w:lang w:val="en-US" w:eastAsia="zh-CN"/>
        </w:rPr>
      </w:pPr>
      <w:r>
        <w:rPr>
          <w:rFonts w:hint="default" w:ascii="仿宋_GB2312" w:eastAsia="仿宋_GB2312" w:cs="Times New Roman"/>
          <w:spacing w:val="0"/>
          <w:sz w:val="32"/>
          <w:szCs w:val="32"/>
          <w:lang w:val="en-US" w:eastAsia="zh-CN"/>
        </w:rPr>
        <w:t xml:space="preserve">                                   机关党委</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cs="Times New Roman"/>
          <w:spacing w:val="0"/>
          <w:sz w:val="32"/>
          <w:szCs w:val="32"/>
          <w:lang w:val="en-US" w:eastAsia="zh-CN"/>
        </w:rPr>
      </w:pPr>
      <w:r>
        <w:rPr>
          <w:rFonts w:hint="default" w:ascii="仿宋_GB2312" w:eastAsia="仿宋_GB2312" w:cs="Times New Roman"/>
          <w:spacing w:val="0"/>
          <w:sz w:val="32"/>
          <w:szCs w:val="32"/>
          <w:lang w:val="en-US" w:eastAsia="zh-CN"/>
        </w:rPr>
        <w:t xml:space="preserve">                               202</w:t>
      </w:r>
      <w:r>
        <w:rPr>
          <w:rFonts w:hint="eastAsia" w:ascii="仿宋_GB2312" w:eastAsia="仿宋_GB2312" w:cs="Times New Roman"/>
          <w:spacing w:val="0"/>
          <w:sz w:val="32"/>
          <w:szCs w:val="32"/>
          <w:lang w:val="en-US" w:eastAsia="zh-CN"/>
        </w:rPr>
        <w:t>4</w:t>
      </w:r>
      <w:r>
        <w:rPr>
          <w:rFonts w:hint="default" w:ascii="仿宋_GB2312" w:eastAsia="仿宋_GB2312" w:cs="Times New Roman"/>
          <w:spacing w:val="0"/>
          <w:sz w:val="32"/>
          <w:szCs w:val="32"/>
          <w:lang w:val="en-US" w:eastAsia="zh-CN"/>
        </w:rPr>
        <w:t>年</w:t>
      </w:r>
      <w:del w:id="67" w:author="黄书锭" w:date="2024-05-06T16:06:03Z">
        <w:r>
          <w:rPr>
            <w:rFonts w:hint="default" w:ascii="仿宋_GB2312" w:eastAsia="仿宋_GB2312" w:cs="Times New Roman"/>
            <w:spacing w:val="0"/>
            <w:sz w:val="32"/>
            <w:szCs w:val="32"/>
            <w:lang w:val="en-US" w:eastAsia="zh-CN"/>
          </w:rPr>
          <w:delText>4</w:delText>
        </w:r>
      </w:del>
      <w:ins w:id="68" w:author="黄书锭" w:date="2024-05-06T16:06:03Z">
        <w:r>
          <w:rPr>
            <w:rFonts w:hint="eastAsia" w:ascii="仿宋_GB2312" w:eastAsia="仿宋_GB2312" w:cs="Times New Roman"/>
            <w:spacing w:val="0"/>
            <w:sz w:val="32"/>
            <w:szCs w:val="32"/>
            <w:lang w:val="en-US" w:eastAsia="zh-CN"/>
          </w:rPr>
          <w:t>5</w:t>
        </w:r>
      </w:ins>
      <w:r>
        <w:rPr>
          <w:rFonts w:hint="default" w:ascii="仿宋_GB2312" w:eastAsia="仿宋_GB2312" w:cs="Times New Roman"/>
          <w:spacing w:val="0"/>
          <w:sz w:val="32"/>
          <w:szCs w:val="32"/>
          <w:lang w:val="en-US" w:eastAsia="zh-CN"/>
        </w:rPr>
        <w:t>月</w:t>
      </w:r>
      <w:del w:id="69" w:author="黄书锭" w:date="2024-05-06T16:06:06Z">
        <w:r>
          <w:rPr>
            <w:rFonts w:hint="default" w:ascii="仿宋_GB2312" w:eastAsia="仿宋_GB2312" w:cs="Times New Roman"/>
            <w:spacing w:val="0"/>
            <w:sz w:val="32"/>
            <w:szCs w:val="32"/>
            <w:lang w:val="en-US" w:eastAsia="zh-CN"/>
          </w:rPr>
          <w:delText>25</w:delText>
        </w:r>
      </w:del>
      <w:ins w:id="70" w:author="黄书锭" w:date="2024-05-06T16:06:06Z">
        <w:r>
          <w:rPr>
            <w:rFonts w:hint="eastAsia" w:ascii="仿宋_GB2312" w:eastAsia="仿宋_GB2312" w:cs="Times New Roman"/>
            <w:spacing w:val="0"/>
            <w:sz w:val="32"/>
            <w:szCs w:val="32"/>
            <w:lang w:val="en-US" w:eastAsia="zh-CN"/>
          </w:rPr>
          <w:t>6</w:t>
        </w:r>
      </w:ins>
      <w:r>
        <w:rPr>
          <w:rFonts w:hint="default" w:ascii="仿宋_GB2312" w:eastAsia="仿宋_GB2312" w:cs="Times New Roman"/>
          <w:spacing w:val="0"/>
          <w:sz w:val="32"/>
          <w:szCs w:val="32"/>
          <w:lang w:val="en-US" w:eastAsia="zh-CN"/>
        </w:rPr>
        <w:t>日</w:t>
      </w:r>
    </w:p>
    <w:p>
      <w:pPr>
        <w:rPr>
          <w:del w:id="71" w:author="黄书锭" w:date="2024-05-06T16:06:18Z"/>
          <w:rFonts w:hint="default" w:ascii="仿宋_GB2312" w:eastAsia="仿宋_GB2312" w:cs="Times New Roman"/>
          <w:spacing w:val="0"/>
          <w:sz w:val="36"/>
          <w:szCs w:val="36"/>
          <w:lang w:val="en-US" w:eastAsia="zh-CN"/>
        </w:rPr>
      </w:pPr>
      <w:del w:id="72" w:author="黄书锭" w:date="2024-05-06T16:06:24Z">
        <w:r>
          <w:rPr>
            <w:rFonts w:hint="default" w:ascii="仿宋_GB2312" w:eastAsia="仿宋_GB2312" w:cs="Times New Roman"/>
            <w:spacing w:val="0"/>
            <w:sz w:val="36"/>
            <w:szCs w:val="36"/>
            <w:lang w:val="en-US" w:eastAsia="zh-CN"/>
          </w:rPr>
          <w:br w:type="page"/>
        </w:r>
      </w:del>
      <w:bookmarkStart w:id="0" w:name="_GoBack"/>
      <w:bookmarkEnd w:id="0"/>
    </w:p>
    <w:p>
      <w:pPr>
        <w:rPr>
          <w:del w:id="73" w:author="黄书锭" w:date="2024-05-06T16:06:19Z"/>
          <w:rFonts w:hint="default" w:ascii="仿宋_GB2312" w:eastAsia="仿宋_GB2312" w:cs="Times New Roman"/>
          <w:spacing w:val="0"/>
          <w:sz w:val="36"/>
          <w:szCs w:val="36"/>
          <w:lang w:val="en-US" w:eastAsia="zh-CN"/>
        </w:rPr>
      </w:pPr>
    </w:p>
    <w:p>
      <w:pPr>
        <w:jc w:val="both"/>
        <w:rPr>
          <w:del w:id="75" w:author="黄书锭" w:date="2024-05-06T16:06:19Z"/>
          <w:rFonts w:hint="eastAsia" w:ascii="黑体" w:hAnsi="黑体" w:eastAsia="黑体" w:cs="黑体"/>
          <w:sz w:val="32"/>
          <w:szCs w:val="32"/>
          <w:lang w:val="en" w:eastAsia="zh-CN"/>
        </w:rPr>
        <w:pPrChange w:id="74" w:author="黄书锭" w:date="2024-05-06T16:06:18Z">
          <w:pPr>
            <w:pStyle w:val="6"/>
            <w:jc w:val="both"/>
          </w:pPr>
        </w:pPrChange>
      </w:pPr>
      <w:del w:id="76" w:author="黄书锭" w:date="2024-05-06T16:06:19Z">
        <w:r>
          <w:rPr>
            <w:rFonts w:hint="eastAsia" w:ascii="黑体" w:hAnsi="黑体" w:eastAsia="黑体" w:cs="黑体"/>
            <w:sz w:val="32"/>
            <w:szCs w:val="32"/>
            <w:lang w:val="en" w:eastAsia="zh-CN"/>
          </w:rPr>
          <w:delText>附件</w:delText>
        </w:r>
      </w:del>
    </w:p>
    <w:p>
      <w:pPr>
        <w:jc w:val="both"/>
        <w:rPr>
          <w:del w:id="78" w:author="黄书锭" w:date="2024-05-06T16:06:19Z"/>
          <w:rFonts w:hint="default" w:ascii="黑体" w:hAnsi="黑体" w:eastAsia="黑体" w:cs="黑体"/>
          <w:sz w:val="32"/>
          <w:szCs w:val="32"/>
          <w:lang w:val="en-US" w:eastAsia="zh-CN"/>
        </w:rPr>
        <w:pPrChange w:id="77" w:author="黄书锭" w:date="2024-05-06T16:06:18Z">
          <w:pPr>
            <w:pStyle w:val="6"/>
            <w:jc w:val="both"/>
          </w:pPr>
        </w:pPrChange>
      </w:pPr>
    </w:p>
    <w:p>
      <w:pPr>
        <w:jc w:val="center"/>
        <w:rPr>
          <w:del w:id="80" w:author="黄书锭" w:date="2024-05-06T16:06:19Z"/>
          <w:rFonts w:hint="eastAsia" w:ascii="方正小标宋简体" w:hAnsi="方正小标宋简体" w:eastAsia="方正小标宋简体" w:cs="方正小标宋简体"/>
          <w:sz w:val="36"/>
          <w:szCs w:val="36"/>
          <w:lang w:val="en" w:eastAsia="zh-CN"/>
        </w:rPr>
        <w:pPrChange w:id="79" w:author="黄书锭" w:date="2024-05-06T16:06:18Z">
          <w:pPr>
            <w:pStyle w:val="6"/>
            <w:jc w:val="center"/>
          </w:pPr>
        </w:pPrChange>
      </w:pPr>
      <w:del w:id="81" w:author="黄书锭" w:date="2024-05-06T16:06:19Z">
        <w:r>
          <w:rPr>
            <w:rFonts w:hint="eastAsia" w:ascii="方正小标宋简体" w:hAnsi="方正小标宋简体" w:eastAsia="方正小标宋简体" w:cs="方正小标宋简体"/>
            <w:sz w:val="36"/>
            <w:szCs w:val="36"/>
            <w:lang w:val="en" w:eastAsia="zh-CN"/>
          </w:rPr>
          <w:delText>202</w:delText>
        </w:r>
      </w:del>
      <w:del w:id="82" w:author="黄书锭" w:date="2024-05-06T16:06:19Z">
        <w:r>
          <w:rPr>
            <w:rFonts w:hint="eastAsia" w:ascii="方正小标宋简体" w:hAnsi="方正小标宋简体" w:eastAsia="方正小标宋简体" w:cs="方正小标宋简体"/>
            <w:sz w:val="36"/>
            <w:szCs w:val="36"/>
            <w:lang w:val="en-US" w:eastAsia="zh-CN"/>
          </w:rPr>
          <w:delText>4</w:delText>
        </w:r>
      </w:del>
      <w:del w:id="83" w:author="黄书锭" w:date="2024-05-06T16:06:19Z">
        <w:r>
          <w:rPr>
            <w:rFonts w:hint="eastAsia" w:ascii="方正小标宋简体" w:hAnsi="方正小标宋简体" w:eastAsia="方正小标宋简体" w:cs="方正小标宋简体"/>
            <w:sz w:val="36"/>
            <w:szCs w:val="36"/>
            <w:lang w:val="en" w:eastAsia="zh-CN"/>
          </w:rPr>
          <w:delText>年省委网信办室务会议理论学习中心组学习情况</w:delText>
        </w:r>
      </w:del>
    </w:p>
    <w:p>
      <w:pPr>
        <w:jc w:val="center"/>
        <w:rPr>
          <w:del w:id="85" w:author="黄书锭" w:date="2024-05-06T16:06:19Z"/>
          <w:rFonts w:hint="eastAsia" w:ascii="方正小标宋简体" w:hAnsi="方正小标宋简体" w:eastAsia="方正小标宋简体" w:cs="方正小标宋简体"/>
          <w:sz w:val="36"/>
          <w:szCs w:val="36"/>
          <w:lang w:val="en" w:eastAsia="zh-CN"/>
        </w:rPr>
        <w:pPrChange w:id="84" w:author="黄书锭" w:date="2024-05-06T16:06:18Z">
          <w:pPr>
            <w:pStyle w:val="6"/>
            <w:jc w:val="center"/>
          </w:pPr>
        </w:pPrChange>
      </w:pPr>
      <w:del w:id="86" w:author="黄书锭" w:date="2024-05-06T16:06:19Z">
        <w:r>
          <w:rPr>
            <w:rFonts w:hint="eastAsia" w:ascii="方正小标宋简体" w:hAnsi="方正小标宋简体" w:eastAsia="方正小标宋简体" w:cs="方正小标宋简体"/>
            <w:b w:val="0"/>
            <w:bCs w:val="0"/>
            <w:sz w:val="30"/>
            <w:szCs w:val="30"/>
            <w:lang w:val="en" w:eastAsia="zh-CN"/>
          </w:rPr>
          <w:delText>（</w:delText>
        </w:r>
      </w:del>
      <w:del w:id="87" w:author="黄书锭" w:date="2024-05-06T16:06:19Z">
        <w:r>
          <w:rPr>
            <w:rFonts w:hint="eastAsia" w:ascii="方正小标宋简体" w:hAnsi="方正小标宋简体" w:eastAsia="方正小标宋简体" w:cs="方正小标宋简体"/>
            <w:b w:val="0"/>
            <w:bCs w:val="0"/>
            <w:sz w:val="30"/>
            <w:szCs w:val="30"/>
            <w:lang w:val="en-US" w:eastAsia="zh-CN"/>
          </w:rPr>
          <w:delText>1-4月</w:delText>
        </w:r>
      </w:del>
      <w:del w:id="88" w:author="黄书锭" w:date="2024-05-06T16:06:19Z">
        <w:r>
          <w:rPr>
            <w:rFonts w:hint="eastAsia" w:ascii="方正小标宋简体" w:hAnsi="方正小标宋简体" w:eastAsia="方正小标宋简体" w:cs="方正小标宋简体"/>
            <w:b w:val="0"/>
            <w:bCs w:val="0"/>
            <w:sz w:val="30"/>
            <w:szCs w:val="30"/>
            <w:lang w:val="en" w:eastAsia="zh-CN"/>
          </w:rPr>
          <w:delText>）</w:delText>
        </w:r>
      </w:del>
    </w:p>
    <w:tbl>
      <w:tblPr>
        <w:tblStyle w:val="11"/>
        <w:tblW w:w="9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5"/>
        <w:gridCol w:w="1108"/>
        <w:gridCol w:w="4644"/>
        <w:gridCol w:w="912"/>
        <w:gridCol w:w="1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del w:id="89" w:author="黄书锭" w:date="2024-05-06T16:06:19Z"/>
        </w:trPr>
        <w:tc>
          <w:tcPr>
            <w:tcW w:w="1385" w:type="dxa"/>
            <w:noWrap w:val="0"/>
            <w:vAlign w:val="center"/>
          </w:tcPr>
          <w:p>
            <w:pPr>
              <w:keepNext w:val="0"/>
              <w:keepLines w:val="0"/>
              <w:widowControl/>
              <w:suppressLineNumbers w:val="0"/>
              <w:jc w:val="left"/>
              <w:textAlignment w:val="auto"/>
              <w:rPr>
                <w:del w:id="91" w:author="黄书锭" w:date="2024-05-06T16:06:19Z"/>
                <w:rFonts w:hint="eastAsia"/>
                <w:sz w:val="32"/>
                <w:szCs w:val="32"/>
                <w:vertAlign w:val="baseline"/>
                <w:lang w:val="en" w:eastAsia="zh-CN"/>
              </w:rPr>
              <w:pPrChange w:id="90" w:author="黄书锭" w:date="2024-05-06T16:06:18Z">
                <w:pPr>
                  <w:keepNext w:val="0"/>
                  <w:keepLines w:val="0"/>
                  <w:widowControl/>
                  <w:suppressLineNumbers w:val="0"/>
                  <w:jc w:val="center"/>
                  <w:textAlignment w:val="center"/>
                </w:pPr>
              </w:pPrChange>
            </w:pPr>
            <w:del w:id="92" w:author="黄书锭" w:date="2024-05-06T16:06:19Z">
              <w:r>
                <w:rPr>
                  <w:rFonts w:hint="eastAsia" w:ascii="黑体" w:hAnsi="宋体" w:eastAsia="黑体" w:cs="黑体"/>
                  <w:i w:val="0"/>
                  <w:iCs w:val="0"/>
                  <w:color w:val="000000"/>
                  <w:kern w:val="0"/>
                  <w:sz w:val="32"/>
                  <w:szCs w:val="32"/>
                  <w:u w:val="none"/>
                  <w:lang w:val="en-US" w:eastAsia="zh-CN" w:bidi="ar"/>
                </w:rPr>
                <w:delText>时间</w:delText>
              </w:r>
            </w:del>
          </w:p>
        </w:tc>
        <w:tc>
          <w:tcPr>
            <w:tcW w:w="1108" w:type="dxa"/>
            <w:noWrap w:val="0"/>
            <w:vAlign w:val="center"/>
          </w:tcPr>
          <w:p>
            <w:pPr>
              <w:keepNext w:val="0"/>
              <w:keepLines w:val="0"/>
              <w:widowControl/>
              <w:suppressLineNumbers w:val="0"/>
              <w:jc w:val="left"/>
              <w:textAlignment w:val="auto"/>
              <w:rPr>
                <w:del w:id="94" w:author="黄书锭" w:date="2024-05-06T16:06:19Z"/>
                <w:rFonts w:hint="eastAsia"/>
                <w:sz w:val="32"/>
                <w:szCs w:val="32"/>
                <w:vertAlign w:val="baseline"/>
                <w:lang w:val="en" w:eastAsia="zh-CN"/>
              </w:rPr>
              <w:pPrChange w:id="93" w:author="黄书锭" w:date="2024-05-06T16:06:18Z">
                <w:pPr>
                  <w:keepNext w:val="0"/>
                  <w:keepLines w:val="0"/>
                  <w:widowControl/>
                  <w:suppressLineNumbers w:val="0"/>
                  <w:jc w:val="center"/>
                  <w:textAlignment w:val="center"/>
                </w:pPr>
              </w:pPrChange>
            </w:pPr>
            <w:del w:id="95" w:author="黄书锭" w:date="2024-05-06T16:06:19Z">
              <w:r>
                <w:rPr>
                  <w:rFonts w:hint="eastAsia" w:ascii="黑体" w:hAnsi="宋体" w:eastAsia="黑体" w:cs="黑体"/>
                  <w:i w:val="0"/>
                  <w:iCs w:val="0"/>
                  <w:color w:val="000000"/>
                  <w:kern w:val="0"/>
                  <w:sz w:val="32"/>
                  <w:szCs w:val="32"/>
                  <w:u w:val="none"/>
                  <w:lang w:val="en-US" w:eastAsia="zh-CN" w:bidi="ar"/>
                </w:rPr>
                <w:delText>场次</w:delText>
              </w:r>
            </w:del>
          </w:p>
        </w:tc>
        <w:tc>
          <w:tcPr>
            <w:tcW w:w="4644" w:type="dxa"/>
            <w:noWrap w:val="0"/>
            <w:vAlign w:val="center"/>
          </w:tcPr>
          <w:p>
            <w:pPr>
              <w:keepNext w:val="0"/>
              <w:keepLines w:val="0"/>
              <w:widowControl/>
              <w:suppressLineNumbers w:val="0"/>
              <w:jc w:val="left"/>
              <w:textAlignment w:val="auto"/>
              <w:rPr>
                <w:del w:id="97" w:author="黄书锭" w:date="2024-05-06T16:06:19Z"/>
                <w:rFonts w:hint="eastAsia"/>
                <w:sz w:val="32"/>
                <w:szCs w:val="32"/>
                <w:vertAlign w:val="baseline"/>
                <w:lang w:val="en" w:eastAsia="zh-CN"/>
              </w:rPr>
              <w:pPrChange w:id="96" w:author="黄书锭" w:date="2024-05-06T16:06:18Z">
                <w:pPr>
                  <w:keepNext w:val="0"/>
                  <w:keepLines w:val="0"/>
                  <w:widowControl/>
                  <w:suppressLineNumbers w:val="0"/>
                  <w:jc w:val="center"/>
                  <w:textAlignment w:val="center"/>
                </w:pPr>
              </w:pPrChange>
            </w:pPr>
            <w:del w:id="98" w:author="黄书锭" w:date="2024-05-06T16:06:19Z">
              <w:r>
                <w:rPr>
                  <w:rFonts w:hint="eastAsia" w:ascii="黑体" w:hAnsi="宋体" w:eastAsia="黑体" w:cs="黑体"/>
                  <w:i w:val="0"/>
                  <w:iCs w:val="0"/>
                  <w:color w:val="000000"/>
                  <w:kern w:val="0"/>
                  <w:sz w:val="32"/>
                  <w:szCs w:val="32"/>
                  <w:u w:val="none"/>
                  <w:lang w:val="en-US" w:eastAsia="zh-CN" w:bidi="ar"/>
                </w:rPr>
                <w:delText>研讨主题</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00" w:author="黄书锭" w:date="2024-05-06T16:06:19Z"/>
                <w:rFonts w:hint="eastAsia"/>
                <w:sz w:val="32"/>
                <w:szCs w:val="32"/>
                <w:vertAlign w:val="baseline"/>
                <w:lang w:val="en" w:eastAsia="zh-CN"/>
              </w:rPr>
              <w:pPrChange w:id="99"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101" w:author="黄书锭" w:date="2024-05-06T16:06:19Z">
              <w:r>
                <w:rPr>
                  <w:rFonts w:hint="eastAsia" w:ascii="黑体" w:hAnsi="宋体" w:eastAsia="黑体" w:cs="黑体"/>
                  <w:i w:val="0"/>
                  <w:iCs w:val="0"/>
                  <w:color w:val="000000"/>
                  <w:kern w:val="0"/>
                  <w:sz w:val="32"/>
                  <w:szCs w:val="32"/>
                  <w:u w:val="none"/>
                  <w:lang w:val="en-US" w:eastAsia="zh-CN" w:bidi="ar"/>
                </w:rPr>
                <w:delText>学习形式</w:delText>
              </w:r>
            </w:del>
          </w:p>
        </w:tc>
        <w:tc>
          <w:tcPr>
            <w:tcW w:w="12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03" w:author="黄书锭" w:date="2024-05-06T16:06:19Z"/>
                <w:rFonts w:hint="eastAsia" w:ascii="黑体" w:hAnsi="宋体" w:eastAsia="黑体" w:cs="黑体"/>
                <w:i w:val="0"/>
                <w:iCs w:val="0"/>
                <w:color w:val="000000"/>
                <w:kern w:val="0"/>
                <w:sz w:val="32"/>
                <w:szCs w:val="32"/>
                <w:u w:val="none"/>
                <w:lang w:val="en-US" w:eastAsia="zh-CN" w:bidi="ar"/>
              </w:rPr>
              <w:pPrChange w:id="102"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104" w:author="黄书锭" w:date="2024-05-06T16:06:19Z">
              <w:r>
                <w:rPr>
                  <w:rFonts w:hint="eastAsia" w:ascii="黑体" w:hAnsi="宋体" w:eastAsia="黑体" w:cs="黑体"/>
                  <w:i w:val="0"/>
                  <w:iCs w:val="0"/>
                  <w:color w:val="000000"/>
                  <w:kern w:val="0"/>
                  <w:sz w:val="32"/>
                  <w:szCs w:val="32"/>
                  <w:u w:val="none"/>
                  <w:lang w:val="en-US" w:eastAsia="zh-CN" w:bidi="ar"/>
                </w:rPr>
                <w:delText>重点</w:delText>
              </w:r>
            </w:del>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06" w:author="黄书锭" w:date="2024-05-06T16:06:19Z"/>
                <w:rFonts w:hint="eastAsia"/>
                <w:sz w:val="32"/>
                <w:szCs w:val="32"/>
                <w:vertAlign w:val="baseline"/>
                <w:lang w:val="en" w:eastAsia="zh-CN"/>
              </w:rPr>
              <w:pPrChange w:id="105"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107" w:author="黄书锭" w:date="2024-05-06T16:06:19Z">
              <w:r>
                <w:rPr>
                  <w:rFonts w:hint="eastAsia" w:ascii="黑体" w:hAnsi="宋体" w:eastAsia="黑体" w:cs="黑体"/>
                  <w:i w:val="0"/>
                  <w:iCs w:val="0"/>
                  <w:color w:val="000000"/>
                  <w:kern w:val="0"/>
                  <w:sz w:val="32"/>
                  <w:szCs w:val="32"/>
                  <w:u w:val="none"/>
                  <w:lang w:val="en-US" w:eastAsia="zh-CN" w:bidi="ar"/>
                </w:rPr>
                <w:delText>发言人</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del w:id="108" w:author="黄书锭" w:date="2024-05-06T16:06:19Z"/>
        </w:trPr>
        <w:tc>
          <w:tcPr>
            <w:tcW w:w="1385" w:type="dxa"/>
            <w:noWrap w:val="0"/>
            <w:vAlign w:val="center"/>
          </w:tcPr>
          <w:p>
            <w:pPr>
              <w:keepNext w:val="0"/>
              <w:keepLines w:val="0"/>
              <w:widowControl/>
              <w:suppressLineNumbers w:val="0"/>
              <w:jc w:val="left"/>
              <w:textAlignment w:val="auto"/>
              <w:rPr>
                <w:del w:id="110" w:author="黄书锭" w:date="2024-05-06T16:06:19Z"/>
                <w:rFonts w:hint="eastAsia"/>
                <w:sz w:val="30"/>
                <w:szCs w:val="30"/>
                <w:vertAlign w:val="baseline"/>
                <w:lang w:val="en" w:eastAsia="zh-CN"/>
              </w:rPr>
              <w:pPrChange w:id="109" w:author="黄书锭" w:date="2024-05-06T16:06:18Z">
                <w:pPr>
                  <w:keepNext w:val="0"/>
                  <w:keepLines w:val="0"/>
                  <w:widowControl/>
                  <w:suppressLineNumbers w:val="0"/>
                  <w:jc w:val="center"/>
                  <w:textAlignment w:val="center"/>
                </w:pPr>
              </w:pPrChange>
            </w:pPr>
            <w:del w:id="111" w:author="黄书锭" w:date="2024-05-06T16:06:19Z">
              <w:r>
                <w:rPr>
                  <w:rFonts w:hint="eastAsia" w:ascii="仿宋_GB2312" w:hAnsi="宋体" w:eastAsia="仿宋_GB2312" w:cs="仿宋_GB2312"/>
                  <w:i w:val="0"/>
                  <w:iCs w:val="0"/>
                  <w:color w:val="000000"/>
                  <w:spacing w:val="-23"/>
                  <w:kern w:val="0"/>
                  <w:sz w:val="30"/>
                  <w:szCs w:val="30"/>
                  <w:u w:val="none"/>
                  <w:lang w:val="en-US" w:eastAsia="zh-CN" w:bidi="ar"/>
                </w:rPr>
                <w:delText>1月9日</w:delText>
              </w:r>
            </w:del>
          </w:p>
        </w:tc>
        <w:tc>
          <w:tcPr>
            <w:tcW w:w="1108" w:type="dxa"/>
            <w:noWrap w:val="0"/>
            <w:vAlign w:val="center"/>
          </w:tcPr>
          <w:p>
            <w:pPr>
              <w:keepNext w:val="0"/>
              <w:keepLines w:val="0"/>
              <w:widowControl/>
              <w:suppressLineNumbers w:val="0"/>
              <w:jc w:val="left"/>
              <w:textAlignment w:val="auto"/>
              <w:rPr>
                <w:del w:id="113" w:author="黄书锭" w:date="2024-05-06T16:06:19Z"/>
                <w:rFonts w:hint="eastAsia"/>
                <w:sz w:val="30"/>
                <w:szCs w:val="30"/>
                <w:vertAlign w:val="baseline"/>
                <w:lang w:val="en" w:eastAsia="zh-CN"/>
              </w:rPr>
              <w:pPrChange w:id="112" w:author="黄书锭" w:date="2024-05-06T16:06:18Z">
                <w:pPr>
                  <w:keepNext w:val="0"/>
                  <w:keepLines w:val="0"/>
                  <w:widowControl/>
                  <w:suppressLineNumbers w:val="0"/>
                  <w:jc w:val="center"/>
                  <w:textAlignment w:val="center"/>
                </w:pPr>
              </w:pPrChange>
            </w:pPr>
            <w:del w:id="114" w:author="黄书锭" w:date="2024-05-06T16:06:19Z">
              <w:r>
                <w:rPr>
                  <w:rFonts w:hint="eastAsia" w:ascii="仿宋_GB2312" w:hAnsi="宋体" w:eastAsia="仿宋_GB2312" w:cs="仿宋_GB2312"/>
                  <w:i w:val="0"/>
                  <w:iCs w:val="0"/>
                  <w:color w:val="000000"/>
                  <w:kern w:val="0"/>
                  <w:sz w:val="30"/>
                  <w:szCs w:val="30"/>
                  <w:u w:val="none"/>
                  <w:lang w:val="en-US" w:eastAsia="zh-CN" w:bidi="ar"/>
                </w:rPr>
                <w:delText>第1次</w:delText>
              </w:r>
            </w:del>
          </w:p>
        </w:tc>
        <w:tc>
          <w:tcPr>
            <w:tcW w:w="464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16" w:author="黄书锭" w:date="2024-05-06T16:06:19Z"/>
                <w:rFonts w:hint="eastAsia"/>
                <w:sz w:val="30"/>
                <w:szCs w:val="30"/>
                <w:vertAlign w:val="baseline"/>
                <w:lang w:val="en" w:eastAsia="zh-CN"/>
              </w:rPr>
              <w:pPrChange w:id="115" w:author="黄书锭" w:date="2024-05-06T16:06:18Z">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pPr>
              </w:pPrChange>
            </w:pPr>
            <w:del w:id="117" w:author="黄书锭" w:date="2024-05-06T16:06:19Z">
              <w:r>
                <w:rPr>
                  <w:rFonts w:hint="eastAsia" w:ascii="仿宋_GB2312" w:hAnsi="宋体" w:eastAsia="仿宋_GB2312" w:cs="仿宋_GB2312"/>
                  <w:i w:val="0"/>
                  <w:color w:val="000000"/>
                  <w:sz w:val="30"/>
                  <w:szCs w:val="30"/>
                  <w:u w:val="none"/>
                  <w:lang w:val="en-US" w:eastAsia="zh-CN"/>
                </w:rPr>
                <w:delText>为深入学习习近平总书记关于对台工作的重要论述，深刻理解新时代中央对台工作的方针政策，邀请福建社会科学院现代台湾研究所所长、研究员苏美祥围绕深入学习习近平总书记关于对台工作的重要论述作《当前台海形势研判及应对》专题讲座</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19" w:author="黄书锭" w:date="2024-05-06T16:06:19Z"/>
                <w:rFonts w:hint="eastAsia"/>
                <w:sz w:val="30"/>
                <w:szCs w:val="30"/>
                <w:vertAlign w:val="baseline"/>
                <w:lang w:val="en" w:eastAsia="zh-CN"/>
              </w:rPr>
              <w:pPrChange w:id="118"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120" w:author="黄书锭" w:date="2024-05-06T16:06:19Z">
              <w:r>
                <w:rPr>
                  <w:rFonts w:hint="eastAsia" w:ascii="仿宋_GB2312" w:hAnsi="宋体" w:eastAsia="仿宋_GB2312" w:cs="仿宋_GB2312"/>
                  <w:i w:val="0"/>
                  <w:color w:val="000000"/>
                  <w:sz w:val="30"/>
                  <w:szCs w:val="30"/>
                  <w:u w:val="none"/>
                  <w:lang w:val="en-US" w:eastAsia="zh-CN"/>
                </w:rPr>
                <w:delText>专题讲座</w:delText>
              </w:r>
            </w:del>
          </w:p>
        </w:tc>
        <w:tc>
          <w:tcPr>
            <w:tcW w:w="12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22" w:author="黄书锭" w:date="2024-05-06T16:06:19Z"/>
                <w:rFonts w:hint="eastAsia"/>
                <w:sz w:val="30"/>
                <w:szCs w:val="30"/>
                <w:vertAlign w:val="baseline"/>
                <w:lang w:val="en" w:eastAsia="zh-CN"/>
              </w:rPr>
              <w:pPrChange w:id="121"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del w:id="123" w:author="黄书锭" w:date="2024-05-06T16:06:19Z"/>
        </w:trPr>
        <w:tc>
          <w:tcPr>
            <w:tcW w:w="1385" w:type="dxa"/>
            <w:noWrap w:val="0"/>
            <w:vAlign w:val="center"/>
          </w:tcPr>
          <w:p>
            <w:pPr>
              <w:keepNext w:val="0"/>
              <w:keepLines w:val="0"/>
              <w:widowControl/>
              <w:suppressLineNumbers w:val="0"/>
              <w:jc w:val="left"/>
              <w:textAlignment w:val="auto"/>
              <w:rPr>
                <w:del w:id="125" w:author="黄书锭" w:date="2024-05-06T16:06:19Z"/>
                <w:rFonts w:hint="eastAsia"/>
                <w:sz w:val="30"/>
                <w:szCs w:val="30"/>
                <w:vertAlign w:val="baseline"/>
                <w:lang w:val="en" w:eastAsia="zh-CN"/>
              </w:rPr>
              <w:pPrChange w:id="124" w:author="黄书锭" w:date="2024-05-06T16:06:18Z">
                <w:pPr>
                  <w:keepNext w:val="0"/>
                  <w:keepLines w:val="0"/>
                  <w:widowControl/>
                  <w:suppressLineNumbers w:val="0"/>
                  <w:jc w:val="center"/>
                  <w:textAlignment w:val="center"/>
                </w:pPr>
              </w:pPrChange>
            </w:pPr>
            <w:del w:id="126" w:author="黄书锭" w:date="2024-05-06T16:06:19Z">
              <w:r>
                <w:rPr>
                  <w:rFonts w:hint="eastAsia" w:ascii="仿宋_GB2312" w:hAnsi="宋体" w:eastAsia="仿宋_GB2312" w:cs="仿宋_GB2312"/>
                  <w:i w:val="0"/>
                  <w:iCs w:val="0"/>
                  <w:color w:val="000000"/>
                  <w:spacing w:val="-23"/>
                  <w:kern w:val="0"/>
                  <w:sz w:val="30"/>
                  <w:szCs w:val="30"/>
                  <w:u w:val="none"/>
                  <w:lang w:val="en-US" w:eastAsia="zh-CN" w:bidi="ar"/>
                </w:rPr>
                <w:delText>1月26日</w:delText>
              </w:r>
            </w:del>
          </w:p>
        </w:tc>
        <w:tc>
          <w:tcPr>
            <w:tcW w:w="1108" w:type="dxa"/>
            <w:noWrap w:val="0"/>
            <w:vAlign w:val="center"/>
          </w:tcPr>
          <w:p>
            <w:pPr>
              <w:keepNext w:val="0"/>
              <w:keepLines w:val="0"/>
              <w:widowControl/>
              <w:suppressLineNumbers w:val="0"/>
              <w:jc w:val="left"/>
              <w:textAlignment w:val="auto"/>
              <w:rPr>
                <w:del w:id="128" w:author="黄书锭" w:date="2024-05-06T16:06:19Z"/>
                <w:rFonts w:hint="eastAsia"/>
                <w:sz w:val="30"/>
                <w:szCs w:val="30"/>
                <w:vertAlign w:val="baseline"/>
                <w:lang w:val="en" w:eastAsia="zh-CN"/>
              </w:rPr>
              <w:pPrChange w:id="127" w:author="黄书锭" w:date="2024-05-06T16:06:18Z">
                <w:pPr>
                  <w:keepNext w:val="0"/>
                  <w:keepLines w:val="0"/>
                  <w:widowControl/>
                  <w:suppressLineNumbers w:val="0"/>
                  <w:jc w:val="center"/>
                  <w:textAlignment w:val="center"/>
                </w:pPr>
              </w:pPrChange>
            </w:pPr>
            <w:del w:id="129" w:author="黄书锭" w:date="2024-05-06T16:06:19Z">
              <w:r>
                <w:rPr>
                  <w:rFonts w:hint="eastAsia" w:ascii="仿宋_GB2312" w:hAnsi="宋体" w:eastAsia="仿宋_GB2312" w:cs="仿宋_GB2312"/>
                  <w:i w:val="0"/>
                  <w:iCs w:val="0"/>
                  <w:color w:val="000000"/>
                  <w:kern w:val="0"/>
                  <w:sz w:val="30"/>
                  <w:szCs w:val="30"/>
                  <w:u w:val="none"/>
                  <w:lang w:val="en-US" w:eastAsia="zh-CN" w:bidi="ar"/>
                </w:rPr>
                <w:delText>第2次</w:delText>
              </w:r>
            </w:del>
          </w:p>
        </w:tc>
        <w:tc>
          <w:tcPr>
            <w:tcW w:w="464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31" w:author="黄书锭" w:date="2024-05-06T16:06:19Z"/>
                <w:rFonts w:hint="eastAsia"/>
                <w:sz w:val="30"/>
                <w:szCs w:val="30"/>
                <w:vertAlign w:val="baseline"/>
                <w:lang w:val="en" w:eastAsia="zh-CN"/>
              </w:rPr>
              <w:pPrChange w:id="130" w:author="黄书锭" w:date="2024-05-06T16:06:18Z">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pPr>
              </w:pPrChange>
            </w:pPr>
            <w:del w:id="132" w:author="黄书锭" w:date="2024-05-06T16:06:19Z">
              <w:r>
                <w:rPr>
                  <w:rFonts w:hint="eastAsia" w:ascii="仿宋_GB2312" w:hAnsi="宋体" w:eastAsia="仿宋_GB2312" w:cs="仿宋_GB2312"/>
                  <w:i w:val="0"/>
                  <w:iCs w:val="0"/>
                  <w:color w:val="000000"/>
                  <w:kern w:val="0"/>
                  <w:sz w:val="30"/>
                  <w:szCs w:val="30"/>
                  <w:u w:val="none"/>
                  <w:lang w:val="en-US" w:eastAsia="zh-CN" w:bidi="ar"/>
                </w:rPr>
                <w:delText>观看警示教育专题片</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34" w:author="黄书锭" w:date="2024-05-06T16:06:19Z"/>
                <w:rFonts w:hint="eastAsia"/>
                <w:sz w:val="30"/>
                <w:szCs w:val="30"/>
                <w:vertAlign w:val="baseline"/>
                <w:lang w:val="en" w:eastAsia="zh-CN"/>
              </w:rPr>
              <w:pPrChange w:id="133"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135" w:author="黄书锭" w:date="2024-05-06T16:06:19Z">
              <w:r>
                <w:rPr>
                  <w:rFonts w:hint="eastAsia" w:ascii="仿宋_GB2312" w:hAnsi="宋体" w:eastAsia="仿宋_GB2312" w:cs="仿宋_GB2312"/>
                  <w:i w:val="0"/>
                  <w:iCs w:val="0"/>
                  <w:color w:val="000000"/>
                  <w:kern w:val="0"/>
                  <w:sz w:val="30"/>
                  <w:szCs w:val="30"/>
                  <w:u w:val="none"/>
                  <w:lang w:val="en-US" w:eastAsia="zh-CN" w:bidi="ar"/>
                </w:rPr>
                <w:delText>专题学习</w:delText>
              </w:r>
            </w:del>
          </w:p>
        </w:tc>
        <w:tc>
          <w:tcPr>
            <w:tcW w:w="1265" w:type="dxa"/>
            <w:noWrap w:val="0"/>
            <w:vAlign w:val="center"/>
          </w:tcPr>
          <w:p>
            <w:pPr>
              <w:jc w:val="left"/>
              <w:rPr>
                <w:del w:id="137" w:author="黄书锭" w:date="2024-05-06T16:06:19Z"/>
                <w:rFonts w:hint="eastAsia"/>
                <w:sz w:val="30"/>
                <w:szCs w:val="30"/>
                <w:vertAlign w:val="baseline"/>
                <w:lang w:val="en" w:eastAsia="zh-CN"/>
              </w:rPr>
              <w:pPrChange w:id="136" w:author="黄书锭" w:date="2024-05-06T16:06:18Z">
                <w:pPr>
                  <w:jc w:val="center"/>
                </w:pPr>
              </w:pPrChange>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del w:id="138" w:author="黄书锭" w:date="2024-05-06T16:06:19Z"/>
        </w:trPr>
        <w:tc>
          <w:tcPr>
            <w:tcW w:w="1385" w:type="dxa"/>
            <w:noWrap w:val="0"/>
            <w:vAlign w:val="center"/>
          </w:tcPr>
          <w:p>
            <w:pPr>
              <w:keepNext w:val="0"/>
              <w:keepLines w:val="0"/>
              <w:widowControl/>
              <w:suppressLineNumbers w:val="0"/>
              <w:jc w:val="left"/>
              <w:textAlignment w:val="auto"/>
              <w:rPr>
                <w:del w:id="140" w:author="黄书锭" w:date="2024-05-06T16:06:19Z"/>
                <w:rFonts w:hint="eastAsia"/>
                <w:sz w:val="30"/>
                <w:szCs w:val="30"/>
                <w:vertAlign w:val="baseline"/>
                <w:lang w:val="en" w:eastAsia="zh-CN"/>
              </w:rPr>
              <w:pPrChange w:id="139" w:author="黄书锭" w:date="2024-05-06T16:06:18Z">
                <w:pPr>
                  <w:keepNext w:val="0"/>
                  <w:keepLines w:val="0"/>
                  <w:widowControl/>
                  <w:suppressLineNumbers w:val="0"/>
                  <w:jc w:val="center"/>
                  <w:textAlignment w:val="center"/>
                </w:pPr>
              </w:pPrChange>
            </w:pPr>
            <w:del w:id="141" w:author="黄书锭" w:date="2024-05-06T16:06:19Z">
              <w:r>
                <w:rPr>
                  <w:rFonts w:hint="eastAsia" w:ascii="仿宋_GB2312" w:hAnsi="宋体" w:eastAsia="仿宋_GB2312" w:cs="仿宋_GB2312"/>
                  <w:i w:val="0"/>
                  <w:iCs w:val="0"/>
                  <w:color w:val="000000"/>
                  <w:spacing w:val="-23"/>
                  <w:kern w:val="0"/>
                  <w:sz w:val="30"/>
                  <w:szCs w:val="30"/>
                  <w:u w:val="none"/>
                  <w:lang w:val="en-US" w:eastAsia="zh-CN" w:bidi="ar"/>
                </w:rPr>
                <w:delText>2月4日</w:delText>
              </w:r>
            </w:del>
          </w:p>
        </w:tc>
        <w:tc>
          <w:tcPr>
            <w:tcW w:w="1108" w:type="dxa"/>
            <w:noWrap w:val="0"/>
            <w:vAlign w:val="center"/>
          </w:tcPr>
          <w:p>
            <w:pPr>
              <w:keepNext w:val="0"/>
              <w:keepLines w:val="0"/>
              <w:widowControl/>
              <w:suppressLineNumbers w:val="0"/>
              <w:jc w:val="left"/>
              <w:textAlignment w:val="auto"/>
              <w:rPr>
                <w:del w:id="143" w:author="黄书锭" w:date="2024-05-06T16:06:19Z"/>
                <w:rFonts w:hint="eastAsia"/>
                <w:sz w:val="30"/>
                <w:szCs w:val="30"/>
                <w:vertAlign w:val="baseline"/>
                <w:lang w:val="en" w:eastAsia="zh-CN"/>
              </w:rPr>
              <w:pPrChange w:id="142" w:author="黄书锭" w:date="2024-05-06T16:06:18Z">
                <w:pPr>
                  <w:keepNext w:val="0"/>
                  <w:keepLines w:val="0"/>
                  <w:widowControl/>
                  <w:suppressLineNumbers w:val="0"/>
                  <w:jc w:val="center"/>
                  <w:textAlignment w:val="center"/>
                </w:pPr>
              </w:pPrChange>
            </w:pPr>
            <w:del w:id="144" w:author="黄书锭" w:date="2024-05-06T16:06:19Z">
              <w:r>
                <w:rPr>
                  <w:rFonts w:hint="eastAsia" w:ascii="仿宋_GB2312" w:hAnsi="宋体" w:eastAsia="仿宋_GB2312" w:cs="仿宋_GB2312"/>
                  <w:i w:val="0"/>
                  <w:iCs w:val="0"/>
                  <w:color w:val="000000"/>
                  <w:kern w:val="0"/>
                  <w:sz w:val="30"/>
                  <w:szCs w:val="30"/>
                  <w:u w:val="none"/>
                  <w:lang w:val="en-US" w:eastAsia="zh-CN" w:bidi="ar"/>
                </w:rPr>
                <w:delText>第3次</w:delText>
              </w:r>
            </w:del>
          </w:p>
        </w:tc>
        <w:tc>
          <w:tcPr>
            <w:tcW w:w="464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46" w:author="黄书锭" w:date="2024-05-06T16:06:19Z"/>
                <w:rFonts w:hint="eastAsia"/>
                <w:sz w:val="30"/>
                <w:szCs w:val="30"/>
                <w:vertAlign w:val="baseline"/>
                <w:lang w:val="en" w:eastAsia="zh-CN"/>
              </w:rPr>
              <w:pPrChange w:id="145" w:author="黄书锭" w:date="2024-05-06T16:06:18Z">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pPr>
              </w:pPrChange>
            </w:pPr>
            <w:del w:id="147" w:author="黄书锭" w:date="2024-05-06T16:06:19Z">
              <w:r>
                <w:rPr>
                  <w:rFonts w:hint="eastAsia" w:ascii="仿宋_GB2312" w:hAnsi="宋体" w:eastAsia="仿宋_GB2312" w:cs="仿宋_GB2312"/>
                  <w:i w:val="0"/>
                  <w:iCs w:val="0"/>
                  <w:color w:val="000000"/>
                  <w:kern w:val="0"/>
                  <w:sz w:val="30"/>
                  <w:szCs w:val="30"/>
                  <w:u w:val="none"/>
                  <w:lang w:val="en-US" w:eastAsia="zh-CN" w:bidi="ar"/>
                </w:rPr>
                <w:delText>观看警示教育专题片</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49" w:author="黄书锭" w:date="2024-05-06T16:06:19Z"/>
                <w:rFonts w:hint="eastAsia"/>
                <w:sz w:val="30"/>
                <w:szCs w:val="30"/>
                <w:vertAlign w:val="baseline"/>
                <w:lang w:val="en" w:eastAsia="zh-CN"/>
              </w:rPr>
              <w:pPrChange w:id="148"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150" w:author="黄书锭" w:date="2024-05-06T16:06:19Z">
              <w:r>
                <w:rPr>
                  <w:rFonts w:hint="eastAsia" w:ascii="仿宋_GB2312" w:hAnsi="宋体" w:eastAsia="仿宋_GB2312" w:cs="仿宋_GB2312"/>
                  <w:i w:val="0"/>
                  <w:iCs w:val="0"/>
                  <w:color w:val="000000"/>
                  <w:kern w:val="0"/>
                  <w:sz w:val="30"/>
                  <w:szCs w:val="30"/>
                  <w:u w:val="none"/>
                  <w:lang w:val="en-US" w:eastAsia="zh-CN" w:bidi="ar"/>
                </w:rPr>
                <w:delText>专题学习</w:delText>
              </w:r>
            </w:del>
          </w:p>
        </w:tc>
        <w:tc>
          <w:tcPr>
            <w:tcW w:w="12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52" w:author="黄书锭" w:date="2024-05-06T16:06:19Z"/>
                <w:rFonts w:hint="eastAsia"/>
                <w:sz w:val="30"/>
                <w:szCs w:val="30"/>
                <w:vertAlign w:val="baseline"/>
                <w:lang w:val="en" w:eastAsia="zh-CN"/>
              </w:rPr>
              <w:pPrChange w:id="151"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2" w:hRule="atLeast"/>
          <w:del w:id="153" w:author="黄书锭" w:date="2024-05-06T16:06:19Z"/>
        </w:trPr>
        <w:tc>
          <w:tcPr>
            <w:tcW w:w="1385" w:type="dxa"/>
            <w:noWrap w:val="0"/>
            <w:vAlign w:val="center"/>
          </w:tcPr>
          <w:p>
            <w:pPr>
              <w:keepNext w:val="0"/>
              <w:keepLines w:val="0"/>
              <w:widowControl/>
              <w:suppressLineNumbers w:val="0"/>
              <w:jc w:val="left"/>
              <w:textAlignment w:val="auto"/>
              <w:rPr>
                <w:del w:id="155" w:author="黄书锭" w:date="2024-05-06T16:06:19Z"/>
                <w:rFonts w:hint="eastAsia"/>
                <w:sz w:val="30"/>
                <w:szCs w:val="30"/>
                <w:vertAlign w:val="baseline"/>
                <w:lang w:val="en" w:eastAsia="zh-CN"/>
              </w:rPr>
              <w:pPrChange w:id="154" w:author="黄书锭" w:date="2024-05-06T16:06:18Z">
                <w:pPr>
                  <w:keepNext w:val="0"/>
                  <w:keepLines w:val="0"/>
                  <w:widowControl/>
                  <w:suppressLineNumbers w:val="0"/>
                  <w:jc w:val="center"/>
                  <w:textAlignment w:val="center"/>
                </w:pPr>
              </w:pPrChange>
            </w:pPr>
            <w:del w:id="156" w:author="黄书锭" w:date="2024-05-06T16:06:19Z">
              <w:r>
                <w:rPr>
                  <w:rFonts w:hint="eastAsia" w:ascii="仿宋_GB2312" w:hAnsi="宋体" w:eastAsia="仿宋_GB2312" w:cs="仿宋_GB2312"/>
                  <w:i w:val="0"/>
                  <w:iCs w:val="0"/>
                  <w:color w:val="000000"/>
                  <w:spacing w:val="-23"/>
                  <w:kern w:val="0"/>
                  <w:sz w:val="30"/>
                  <w:szCs w:val="30"/>
                  <w:u w:val="none"/>
                  <w:lang w:val="en-US" w:eastAsia="zh-CN" w:bidi="ar"/>
                </w:rPr>
                <w:delText>3月1日</w:delText>
              </w:r>
            </w:del>
          </w:p>
        </w:tc>
        <w:tc>
          <w:tcPr>
            <w:tcW w:w="1108" w:type="dxa"/>
            <w:noWrap w:val="0"/>
            <w:vAlign w:val="center"/>
          </w:tcPr>
          <w:p>
            <w:pPr>
              <w:keepNext w:val="0"/>
              <w:keepLines w:val="0"/>
              <w:widowControl/>
              <w:suppressLineNumbers w:val="0"/>
              <w:jc w:val="left"/>
              <w:textAlignment w:val="auto"/>
              <w:rPr>
                <w:del w:id="158" w:author="黄书锭" w:date="2024-05-06T16:06:19Z"/>
                <w:rFonts w:hint="eastAsia"/>
                <w:sz w:val="30"/>
                <w:szCs w:val="30"/>
                <w:vertAlign w:val="baseline"/>
                <w:lang w:val="en" w:eastAsia="zh-CN"/>
              </w:rPr>
              <w:pPrChange w:id="157" w:author="黄书锭" w:date="2024-05-06T16:06:18Z">
                <w:pPr>
                  <w:keepNext w:val="0"/>
                  <w:keepLines w:val="0"/>
                  <w:widowControl/>
                  <w:suppressLineNumbers w:val="0"/>
                  <w:jc w:val="center"/>
                  <w:textAlignment w:val="center"/>
                </w:pPr>
              </w:pPrChange>
            </w:pPr>
            <w:del w:id="159" w:author="黄书锭" w:date="2024-05-06T16:06:19Z">
              <w:r>
                <w:rPr>
                  <w:rFonts w:hint="eastAsia" w:ascii="仿宋_GB2312" w:hAnsi="宋体" w:eastAsia="仿宋_GB2312" w:cs="仿宋_GB2312"/>
                  <w:i w:val="0"/>
                  <w:iCs w:val="0"/>
                  <w:color w:val="000000"/>
                  <w:kern w:val="0"/>
                  <w:sz w:val="30"/>
                  <w:szCs w:val="30"/>
                  <w:u w:val="none"/>
                  <w:lang w:val="en-US" w:eastAsia="zh-CN" w:bidi="ar"/>
                </w:rPr>
                <w:delText>第4次</w:delText>
              </w:r>
            </w:del>
          </w:p>
        </w:tc>
        <w:tc>
          <w:tcPr>
            <w:tcW w:w="464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61" w:author="黄书锭" w:date="2024-05-06T16:06:19Z"/>
                <w:rFonts w:hint="eastAsia"/>
                <w:sz w:val="30"/>
                <w:szCs w:val="30"/>
                <w:vertAlign w:val="baseline"/>
                <w:lang w:val="en" w:eastAsia="zh-CN"/>
              </w:rPr>
              <w:pPrChange w:id="160" w:author="黄书锭" w:date="2024-05-06T16:06:18Z">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pPr>
              </w:pPrChange>
            </w:pPr>
            <w:del w:id="162" w:author="黄书锭" w:date="2024-05-06T16:06:19Z">
              <w:r>
                <w:rPr>
                  <w:rFonts w:hint="eastAsia" w:ascii="仿宋_GB2312" w:hAnsi="宋体" w:eastAsia="仿宋_GB2312" w:cs="仿宋_GB2312"/>
                  <w:i w:val="0"/>
                  <w:color w:val="000000"/>
                  <w:sz w:val="30"/>
                  <w:szCs w:val="30"/>
                  <w:u w:val="none"/>
                  <w:lang w:val="en-US" w:eastAsia="zh-CN"/>
                </w:rPr>
                <w:delText>深入学习贯彻省委十一届五次全会精神和省“两会”精神,聚焦新福建建设宏伟蓝图和“四个更大”重要要求，围绕推动高质量发展首要任务和构建新发展格局战略任务，紧扣建设两岸融合发展示范区重要使命，以争优争先争效意识抓好贯彻落实,在增强经济活力、防范化解风险、增进民生福祉、保持社会稳定、促进两岸融合发展上贡献网信力量、展现网信作为，推动网信工作高质量发展。</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64" w:author="黄书锭" w:date="2024-05-06T16:06:19Z"/>
                <w:rFonts w:hint="eastAsia"/>
                <w:sz w:val="30"/>
                <w:szCs w:val="30"/>
                <w:vertAlign w:val="baseline"/>
                <w:lang w:val="en" w:eastAsia="zh-CN"/>
              </w:rPr>
              <w:pPrChange w:id="163"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165" w:author="黄书锭" w:date="2024-05-06T16:06:19Z">
              <w:r>
                <w:rPr>
                  <w:rFonts w:hint="eastAsia" w:ascii="仿宋_GB2312" w:hAnsi="宋体" w:eastAsia="仿宋_GB2312" w:cs="仿宋_GB2312"/>
                  <w:i w:val="0"/>
                  <w:iCs w:val="0"/>
                  <w:color w:val="000000"/>
                  <w:kern w:val="0"/>
                  <w:sz w:val="30"/>
                  <w:szCs w:val="30"/>
                  <w:u w:val="none"/>
                  <w:lang w:val="en-US" w:eastAsia="zh-CN" w:bidi="ar"/>
                </w:rPr>
                <w:delText>学习研讨</w:delText>
              </w:r>
            </w:del>
          </w:p>
        </w:tc>
        <w:tc>
          <w:tcPr>
            <w:tcW w:w="12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67" w:author="黄书锭" w:date="2024-05-06T16:06:19Z"/>
                <w:rFonts w:hint="eastAsia" w:ascii="仿宋_GB2312" w:hAnsi="宋体" w:eastAsia="仿宋_GB2312" w:cs="仿宋_GB2312"/>
                <w:i w:val="0"/>
                <w:color w:val="000000"/>
                <w:sz w:val="30"/>
                <w:szCs w:val="30"/>
                <w:u w:val="none"/>
                <w:lang w:val="en-US" w:eastAsia="zh-CN"/>
              </w:rPr>
              <w:pPrChange w:id="166"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168" w:author="黄书锭" w:date="2024-05-06T16:06:19Z">
              <w:r>
                <w:rPr>
                  <w:rFonts w:hint="eastAsia" w:ascii="仿宋_GB2312" w:hAnsi="宋体" w:eastAsia="仿宋_GB2312" w:cs="仿宋_GB2312"/>
                  <w:i w:val="0"/>
                  <w:color w:val="000000"/>
                  <w:sz w:val="30"/>
                  <w:szCs w:val="30"/>
                  <w:u w:val="none"/>
                  <w:lang w:val="en-US" w:eastAsia="zh-CN"/>
                </w:rPr>
                <w:delText>黄逸群</w:delText>
              </w:r>
            </w:del>
          </w:p>
          <w:p>
            <w:pPr>
              <w:keepNext w:val="0"/>
              <w:keepLines w:val="0"/>
              <w:pageBreakBefore w:val="0"/>
              <w:kinsoku/>
              <w:wordWrap/>
              <w:overflowPunct/>
              <w:topLinePunct w:val="0"/>
              <w:autoSpaceDE/>
              <w:autoSpaceDN/>
              <w:bidi w:val="0"/>
              <w:adjustRightInd/>
              <w:snapToGrid/>
              <w:spacing w:line="240" w:lineRule="auto"/>
              <w:jc w:val="left"/>
              <w:rPr>
                <w:del w:id="170" w:author="黄书锭" w:date="2024-05-06T16:06:19Z"/>
                <w:rFonts w:hint="eastAsia"/>
                <w:sz w:val="30"/>
                <w:szCs w:val="30"/>
                <w:vertAlign w:val="baseline"/>
                <w:lang w:val="en" w:eastAsia="zh-CN"/>
              </w:rPr>
              <w:pPrChange w:id="169" w:author="黄书锭" w:date="2024-05-06T16:06:18Z">
                <w:pPr>
                  <w:keepNext w:val="0"/>
                  <w:keepLines w:val="0"/>
                  <w:pageBreakBefore w:val="0"/>
                  <w:kinsoku/>
                  <w:wordWrap/>
                  <w:overflowPunct/>
                  <w:topLinePunct w:val="0"/>
                  <w:autoSpaceDE/>
                  <w:autoSpaceDN/>
                  <w:bidi w:val="0"/>
                  <w:adjustRightInd/>
                  <w:snapToGrid/>
                  <w:spacing w:line="480" w:lineRule="exact"/>
                  <w:jc w:val="center"/>
                </w:pPr>
              </w:pPrChange>
            </w:pPr>
            <w:del w:id="171" w:author="黄书锭" w:date="2024-05-06T16:06:19Z">
              <w:r>
                <w:rPr>
                  <w:rFonts w:hint="eastAsia" w:ascii="仿宋_GB2312" w:hAnsi="宋体" w:eastAsia="仿宋_GB2312" w:cs="仿宋_GB2312"/>
                  <w:i w:val="0"/>
                  <w:color w:val="000000"/>
                  <w:sz w:val="30"/>
                  <w:szCs w:val="30"/>
                  <w:u w:val="none"/>
                  <w:lang w:val="en-US" w:eastAsia="zh-CN"/>
                </w:rPr>
                <w:delText>李  群杨晓冬刘建斌温云荣刘相骏王邱翔</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del w:id="172" w:author="黄书锭" w:date="2024-05-06T16:06:19Z"/>
        </w:trPr>
        <w:tc>
          <w:tcPr>
            <w:tcW w:w="1385" w:type="dxa"/>
            <w:noWrap w:val="0"/>
            <w:vAlign w:val="center"/>
          </w:tcPr>
          <w:p>
            <w:pPr>
              <w:keepNext w:val="0"/>
              <w:keepLines w:val="0"/>
              <w:widowControl/>
              <w:suppressLineNumbers w:val="0"/>
              <w:jc w:val="left"/>
              <w:textAlignment w:val="auto"/>
              <w:rPr>
                <w:del w:id="174" w:author="黄书锭" w:date="2024-05-06T16:06:19Z"/>
                <w:rFonts w:hint="eastAsia"/>
                <w:sz w:val="30"/>
                <w:szCs w:val="30"/>
                <w:vertAlign w:val="baseline"/>
                <w:lang w:val="en" w:eastAsia="zh-CN"/>
              </w:rPr>
              <w:pPrChange w:id="173" w:author="黄书锭" w:date="2024-05-06T16:06:18Z">
                <w:pPr>
                  <w:keepNext w:val="0"/>
                  <w:keepLines w:val="0"/>
                  <w:widowControl/>
                  <w:suppressLineNumbers w:val="0"/>
                  <w:jc w:val="center"/>
                  <w:textAlignment w:val="center"/>
                </w:pPr>
              </w:pPrChange>
            </w:pPr>
            <w:del w:id="175" w:author="黄书锭" w:date="2024-05-06T16:06:19Z">
              <w:r>
                <w:rPr>
                  <w:rFonts w:hint="eastAsia" w:ascii="仿宋_GB2312" w:hAnsi="宋体" w:eastAsia="仿宋_GB2312" w:cs="仿宋_GB2312"/>
                  <w:i w:val="0"/>
                  <w:color w:val="000000"/>
                  <w:sz w:val="30"/>
                  <w:szCs w:val="30"/>
                  <w:u w:val="none"/>
                  <w:lang w:val="en-US" w:eastAsia="zh-CN"/>
                </w:rPr>
                <w:delText>3月11日</w:delText>
              </w:r>
            </w:del>
          </w:p>
        </w:tc>
        <w:tc>
          <w:tcPr>
            <w:tcW w:w="1108" w:type="dxa"/>
            <w:noWrap w:val="0"/>
            <w:vAlign w:val="center"/>
          </w:tcPr>
          <w:p>
            <w:pPr>
              <w:keepNext w:val="0"/>
              <w:keepLines w:val="0"/>
              <w:widowControl/>
              <w:suppressLineNumbers w:val="0"/>
              <w:jc w:val="left"/>
              <w:textAlignment w:val="auto"/>
              <w:rPr>
                <w:del w:id="177" w:author="黄书锭" w:date="2024-05-06T16:06:19Z"/>
                <w:rFonts w:hint="eastAsia"/>
                <w:sz w:val="30"/>
                <w:szCs w:val="30"/>
                <w:vertAlign w:val="baseline"/>
                <w:lang w:val="en" w:eastAsia="zh-CN"/>
              </w:rPr>
              <w:pPrChange w:id="176" w:author="黄书锭" w:date="2024-05-06T16:06:18Z">
                <w:pPr>
                  <w:keepNext w:val="0"/>
                  <w:keepLines w:val="0"/>
                  <w:widowControl/>
                  <w:suppressLineNumbers w:val="0"/>
                  <w:jc w:val="center"/>
                  <w:textAlignment w:val="center"/>
                </w:pPr>
              </w:pPrChange>
            </w:pPr>
            <w:del w:id="178" w:author="黄书锭" w:date="2024-05-06T16:06:19Z">
              <w:r>
                <w:rPr>
                  <w:rFonts w:hint="eastAsia" w:ascii="仿宋_GB2312" w:hAnsi="宋体" w:eastAsia="仿宋_GB2312" w:cs="仿宋_GB2312"/>
                  <w:i w:val="0"/>
                  <w:iCs w:val="0"/>
                  <w:color w:val="000000"/>
                  <w:kern w:val="0"/>
                  <w:sz w:val="30"/>
                  <w:szCs w:val="30"/>
                  <w:u w:val="none"/>
                  <w:lang w:val="en-US" w:eastAsia="zh-CN" w:bidi="ar"/>
                </w:rPr>
                <w:delText>第5次</w:delText>
              </w:r>
            </w:del>
          </w:p>
        </w:tc>
        <w:tc>
          <w:tcPr>
            <w:tcW w:w="464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80" w:author="黄书锭" w:date="2024-05-06T16:06:19Z"/>
                <w:rFonts w:hint="eastAsia" w:ascii="仿宋_GB2312" w:hAnsi="宋体" w:eastAsia="仿宋_GB2312" w:cs="仿宋_GB2312"/>
                <w:i w:val="0"/>
                <w:color w:val="000000"/>
                <w:sz w:val="30"/>
                <w:szCs w:val="30"/>
                <w:u w:val="none"/>
                <w:lang w:val="en-US" w:eastAsia="zh-CN"/>
              </w:rPr>
              <w:pPrChange w:id="179" w:author="黄书锭" w:date="2024-05-06T16:06:18Z">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pPr>
              </w:pPrChange>
            </w:pPr>
            <w:del w:id="181" w:author="黄书锭" w:date="2024-05-06T16:06:19Z">
              <w:r>
                <w:rPr>
                  <w:rFonts w:hint="eastAsia" w:ascii="仿宋_GB2312" w:hAnsi="宋体" w:eastAsia="仿宋_GB2312" w:cs="仿宋_GB2312"/>
                  <w:i w:val="0"/>
                  <w:color w:val="000000"/>
                  <w:sz w:val="30"/>
                  <w:szCs w:val="30"/>
                  <w:u w:val="none"/>
                  <w:lang w:val="en-US" w:eastAsia="zh-CN"/>
                </w:rPr>
                <w:delText>1.传达学习《党史学习教育工作条例》</w:delText>
              </w:r>
            </w:del>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83" w:author="黄书锭" w:date="2024-05-06T16:06:19Z"/>
                <w:rFonts w:hint="eastAsia" w:ascii="仿宋_GB2312" w:hAnsi="宋体" w:eastAsia="仿宋_GB2312" w:cs="仿宋_GB2312"/>
                <w:i w:val="0"/>
                <w:color w:val="000000"/>
                <w:sz w:val="30"/>
                <w:szCs w:val="30"/>
                <w:u w:val="none"/>
                <w:lang w:val="en-US" w:eastAsia="zh-CN"/>
              </w:rPr>
              <w:pPrChange w:id="182" w:author="黄书锭" w:date="2024-05-06T16:06:18Z">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pPr>
              </w:pPrChange>
            </w:pPr>
            <w:del w:id="184" w:author="黄书锭" w:date="2024-05-06T16:06:19Z">
              <w:r>
                <w:rPr>
                  <w:rFonts w:hint="eastAsia" w:ascii="仿宋_GB2312" w:hAnsi="宋体" w:eastAsia="仿宋_GB2312" w:cs="仿宋_GB2312"/>
                  <w:i w:val="0"/>
                  <w:color w:val="000000"/>
                  <w:sz w:val="30"/>
                  <w:szCs w:val="30"/>
                  <w:u w:val="none"/>
                  <w:lang w:val="en-US" w:eastAsia="zh-CN"/>
                </w:rPr>
                <w:delText>2.传达学习《中国共产党巡视工作条例》</w:delText>
              </w:r>
            </w:del>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86" w:author="黄书锭" w:date="2024-05-06T16:06:19Z"/>
                <w:rFonts w:hint="eastAsia" w:ascii="仿宋_GB2312" w:hAnsi="宋体" w:eastAsia="仿宋_GB2312" w:cs="仿宋_GB2312"/>
                <w:i w:val="0"/>
                <w:color w:val="000000"/>
                <w:sz w:val="30"/>
                <w:szCs w:val="30"/>
                <w:u w:val="none"/>
                <w:lang w:val="en-US" w:eastAsia="zh-CN"/>
              </w:rPr>
              <w:pPrChange w:id="185" w:author="黄书锭" w:date="2024-05-06T16:06:18Z">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pPr>
              </w:pPrChange>
            </w:pPr>
            <w:del w:id="187" w:author="黄书锭" w:date="2024-05-06T16:06:19Z">
              <w:r>
                <w:rPr>
                  <w:rFonts w:hint="eastAsia" w:ascii="仿宋_GB2312" w:hAnsi="宋体" w:eastAsia="仿宋_GB2312" w:cs="仿宋_GB2312"/>
                  <w:i w:val="0"/>
                  <w:color w:val="000000"/>
                  <w:sz w:val="30"/>
                  <w:szCs w:val="30"/>
                  <w:u w:val="none"/>
                  <w:lang w:val="en-US" w:eastAsia="zh-CN"/>
                </w:rPr>
                <w:delText>3.传达学习《中共福建省委党委（党组）意识形态工作责任追究办法（试行）》</w:delText>
              </w:r>
            </w:del>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89" w:author="黄书锭" w:date="2024-05-06T16:06:19Z"/>
                <w:rFonts w:hint="eastAsia"/>
                <w:sz w:val="30"/>
                <w:szCs w:val="30"/>
                <w:vertAlign w:val="baseline"/>
                <w:lang w:val="en" w:eastAsia="zh-CN"/>
              </w:rPr>
              <w:pPrChange w:id="188" w:author="黄书锭" w:date="2024-05-06T16:06:18Z">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center"/>
                </w:pPr>
              </w:pPrChange>
            </w:pPr>
            <w:del w:id="190" w:author="黄书锭" w:date="2024-05-06T16:06:19Z">
              <w:r>
                <w:rPr>
                  <w:rFonts w:hint="eastAsia" w:ascii="仿宋_GB2312" w:hAnsi="宋体" w:eastAsia="仿宋_GB2312" w:cs="仿宋_GB2312"/>
                  <w:i w:val="0"/>
                  <w:color w:val="000000"/>
                  <w:sz w:val="30"/>
                  <w:szCs w:val="30"/>
                  <w:u w:val="none"/>
                  <w:lang w:val="en-US" w:eastAsia="zh-CN"/>
                </w:rPr>
                <w:delText>4.传达学习习近平总书记为第六批全国干部学习培训教材所作《序言》精神</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192" w:author="黄书锭" w:date="2024-05-06T16:06:19Z"/>
                <w:rFonts w:hint="eastAsia"/>
                <w:sz w:val="30"/>
                <w:szCs w:val="30"/>
                <w:vertAlign w:val="baseline"/>
                <w:lang w:val="en" w:eastAsia="zh-CN"/>
              </w:rPr>
              <w:pPrChange w:id="191"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193" w:author="黄书锭" w:date="2024-05-06T16:06:19Z">
              <w:r>
                <w:rPr>
                  <w:rFonts w:hint="eastAsia" w:ascii="仿宋_GB2312" w:hAnsi="宋体" w:eastAsia="仿宋_GB2312" w:cs="仿宋_GB2312"/>
                  <w:i w:val="0"/>
                  <w:color w:val="000000"/>
                  <w:sz w:val="30"/>
                  <w:szCs w:val="30"/>
                  <w:u w:val="none"/>
                  <w:lang w:eastAsia="zh-CN"/>
                </w:rPr>
                <w:delText>专题学习</w:delText>
              </w:r>
            </w:del>
          </w:p>
        </w:tc>
        <w:tc>
          <w:tcPr>
            <w:tcW w:w="1265" w:type="dxa"/>
            <w:noWrap w:val="0"/>
            <w:vAlign w:val="center"/>
          </w:tcPr>
          <w:p>
            <w:pPr>
              <w:jc w:val="left"/>
              <w:rPr>
                <w:del w:id="195" w:author="黄书锭" w:date="2024-05-06T16:06:19Z"/>
                <w:rFonts w:hint="eastAsia"/>
                <w:sz w:val="30"/>
                <w:szCs w:val="30"/>
                <w:vertAlign w:val="baseline"/>
                <w:lang w:val="en" w:eastAsia="zh-CN"/>
              </w:rPr>
              <w:pPrChange w:id="194" w:author="黄书锭" w:date="2024-05-06T16:06:18Z">
                <w:pPr>
                  <w:jc w:val="center"/>
                </w:pPr>
              </w:pPrChange>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del w:id="196" w:author="黄书锭" w:date="2024-05-06T16:06:19Z"/>
        </w:trPr>
        <w:tc>
          <w:tcPr>
            <w:tcW w:w="1385" w:type="dxa"/>
            <w:noWrap w:val="0"/>
            <w:vAlign w:val="center"/>
          </w:tcPr>
          <w:p>
            <w:pPr>
              <w:keepNext w:val="0"/>
              <w:keepLines w:val="0"/>
              <w:widowControl/>
              <w:suppressLineNumbers w:val="0"/>
              <w:jc w:val="left"/>
              <w:textAlignment w:val="auto"/>
              <w:rPr>
                <w:del w:id="198" w:author="黄书锭" w:date="2024-05-06T16:06:19Z"/>
                <w:rFonts w:hint="eastAsia" w:ascii="仿宋_GB2312" w:hAnsi="宋体" w:eastAsia="仿宋_GB2312" w:cs="仿宋_GB2312"/>
                <w:i w:val="0"/>
                <w:iCs w:val="0"/>
                <w:color w:val="000000"/>
                <w:kern w:val="0"/>
                <w:sz w:val="30"/>
                <w:szCs w:val="30"/>
                <w:u w:val="none"/>
                <w:lang w:val="en-US" w:eastAsia="zh-CN" w:bidi="ar"/>
              </w:rPr>
              <w:pPrChange w:id="197" w:author="黄书锭" w:date="2024-05-06T16:06:18Z">
                <w:pPr>
                  <w:keepNext w:val="0"/>
                  <w:keepLines w:val="0"/>
                  <w:widowControl/>
                  <w:suppressLineNumbers w:val="0"/>
                  <w:jc w:val="center"/>
                  <w:textAlignment w:val="center"/>
                </w:pPr>
              </w:pPrChange>
            </w:pPr>
            <w:del w:id="199" w:author="黄书锭" w:date="2024-05-06T16:06:19Z">
              <w:r>
                <w:rPr>
                  <w:rFonts w:hint="eastAsia" w:ascii="仿宋_GB2312" w:hAnsi="宋体" w:eastAsia="仿宋_GB2312" w:cs="仿宋_GB2312"/>
                  <w:i w:val="0"/>
                  <w:iCs w:val="0"/>
                  <w:color w:val="000000"/>
                  <w:spacing w:val="-23"/>
                  <w:kern w:val="0"/>
                  <w:sz w:val="30"/>
                  <w:szCs w:val="30"/>
                  <w:u w:val="none"/>
                  <w:lang w:val="en-US" w:eastAsia="zh-CN" w:bidi="ar"/>
                </w:rPr>
                <w:delText>3月18日</w:delText>
              </w:r>
            </w:del>
          </w:p>
        </w:tc>
        <w:tc>
          <w:tcPr>
            <w:tcW w:w="110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01" w:author="黄书锭" w:date="2024-05-06T16:06:19Z"/>
                <w:rFonts w:hint="eastAsia" w:ascii="仿宋_GB2312" w:hAnsi="宋体" w:eastAsia="仿宋_GB2312" w:cs="仿宋_GB2312"/>
                <w:i w:val="0"/>
                <w:iCs w:val="0"/>
                <w:color w:val="000000"/>
                <w:kern w:val="0"/>
                <w:sz w:val="30"/>
                <w:szCs w:val="30"/>
                <w:u w:val="none"/>
                <w:lang w:val="en-US" w:eastAsia="zh-CN" w:bidi="ar"/>
              </w:rPr>
              <w:pPrChange w:id="200"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pPr>
              </w:pPrChange>
            </w:pPr>
            <w:del w:id="202" w:author="黄书锭" w:date="2024-05-06T16:06:19Z">
              <w:r>
                <w:rPr>
                  <w:rFonts w:hint="eastAsia" w:ascii="仿宋_GB2312" w:hAnsi="宋体" w:eastAsia="仿宋_GB2312" w:cs="仿宋_GB2312"/>
                  <w:i w:val="0"/>
                  <w:iCs w:val="0"/>
                  <w:color w:val="000000"/>
                  <w:kern w:val="0"/>
                  <w:sz w:val="30"/>
                  <w:szCs w:val="30"/>
                  <w:u w:val="none"/>
                  <w:lang w:val="en-US" w:eastAsia="zh-CN" w:bidi="ar"/>
                </w:rPr>
                <w:delText>第6次</w:delText>
              </w:r>
            </w:del>
          </w:p>
        </w:tc>
        <w:tc>
          <w:tcPr>
            <w:tcW w:w="464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04" w:author="黄书锭" w:date="2024-05-06T16:06:19Z"/>
                <w:rFonts w:hint="eastAsia" w:ascii="仿宋_GB2312" w:hAnsi="宋体" w:eastAsia="仿宋_GB2312" w:cs="仿宋_GB2312"/>
                <w:i w:val="0"/>
                <w:iCs w:val="0"/>
                <w:color w:val="000000"/>
                <w:kern w:val="0"/>
                <w:sz w:val="30"/>
                <w:szCs w:val="30"/>
                <w:u w:val="none"/>
                <w:lang w:val="en-US" w:eastAsia="zh-CN" w:bidi="ar"/>
              </w:rPr>
              <w:pPrChange w:id="203" w:author="黄书锭" w:date="2024-05-06T16:06:18Z">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pPr>
              </w:pPrChange>
            </w:pPr>
            <w:del w:id="205" w:author="黄书锭" w:date="2024-05-06T16:06:19Z">
              <w:r>
                <w:rPr>
                  <w:rFonts w:hint="eastAsia" w:ascii="仿宋_GB2312" w:hAnsi="宋体" w:eastAsia="仿宋_GB2312" w:cs="仿宋_GB2312"/>
                  <w:i w:val="0"/>
                  <w:color w:val="000000"/>
                  <w:sz w:val="30"/>
                  <w:szCs w:val="30"/>
                  <w:u w:val="none"/>
                </w:rPr>
                <w:delText>传达学习贯彻习近平总书记重要讲话精神和全国两会精神</w:delText>
              </w:r>
            </w:del>
            <w:del w:id="206" w:author="黄书锭" w:date="2024-05-06T16:06:19Z">
              <w:r>
                <w:rPr>
                  <w:rFonts w:hint="eastAsia" w:ascii="仿宋_GB2312" w:hAnsi="宋体" w:eastAsia="仿宋_GB2312" w:cs="仿宋_GB2312"/>
                  <w:i w:val="0"/>
                  <w:color w:val="000000"/>
                  <w:sz w:val="30"/>
                  <w:szCs w:val="30"/>
                  <w:u w:val="none"/>
                  <w:lang w:eastAsia="zh-CN"/>
                </w:rPr>
                <w:delText>和省委常委会（扩大）会议精神</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08" w:author="黄书锭" w:date="2024-05-06T16:06:19Z"/>
                <w:rFonts w:hint="eastAsia" w:ascii="仿宋_GB2312" w:hAnsi="宋体" w:eastAsia="仿宋_GB2312" w:cs="仿宋_GB2312"/>
                <w:i w:val="0"/>
                <w:iCs w:val="0"/>
                <w:color w:val="000000"/>
                <w:kern w:val="0"/>
                <w:sz w:val="30"/>
                <w:szCs w:val="30"/>
                <w:u w:val="none"/>
                <w:lang w:val="en-US" w:eastAsia="zh-CN" w:bidi="ar"/>
              </w:rPr>
              <w:pPrChange w:id="207"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209" w:author="黄书锭" w:date="2024-05-06T16:06:19Z">
              <w:r>
                <w:rPr>
                  <w:rFonts w:hint="eastAsia" w:ascii="仿宋_GB2312" w:hAnsi="宋体" w:eastAsia="仿宋_GB2312" w:cs="仿宋_GB2312"/>
                  <w:i w:val="0"/>
                  <w:iCs w:val="0"/>
                  <w:color w:val="000000"/>
                  <w:kern w:val="0"/>
                  <w:sz w:val="30"/>
                  <w:szCs w:val="30"/>
                  <w:u w:val="none"/>
                  <w:lang w:val="en-US" w:eastAsia="zh-CN" w:bidi="ar"/>
                </w:rPr>
                <w:delText>专题学习</w:delText>
              </w:r>
            </w:del>
          </w:p>
        </w:tc>
        <w:tc>
          <w:tcPr>
            <w:tcW w:w="12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11" w:author="黄书锭" w:date="2024-05-06T16:06:19Z"/>
                <w:rFonts w:hint="eastAsia" w:ascii="仿宋_GB2312" w:hAnsi="宋体" w:eastAsia="仿宋_GB2312" w:cs="仿宋_GB2312"/>
                <w:i w:val="0"/>
                <w:iCs w:val="0"/>
                <w:color w:val="000000"/>
                <w:kern w:val="0"/>
                <w:sz w:val="30"/>
                <w:szCs w:val="30"/>
                <w:u w:val="none"/>
                <w:lang w:val="en-US" w:eastAsia="zh-CN" w:bidi="ar"/>
              </w:rPr>
              <w:pPrChange w:id="210"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6" w:hRule="atLeast"/>
          <w:del w:id="212" w:author="黄书锭" w:date="2024-05-06T16:06:19Z"/>
        </w:trPr>
        <w:tc>
          <w:tcPr>
            <w:tcW w:w="1385" w:type="dxa"/>
            <w:noWrap w:val="0"/>
            <w:vAlign w:val="center"/>
          </w:tcPr>
          <w:p>
            <w:pPr>
              <w:keepNext w:val="0"/>
              <w:keepLines w:val="0"/>
              <w:widowControl/>
              <w:suppressLineNumbers w:val="0"/>
              <w:jc w:val="left"/>
              <w:textAlignment w:val="auto"/>
              <w:rPr>
                <w:del w:id="214" w:author="黄书锭" w:date="2024-05-06T16:06:19Z"/>
                <w:rFonts w:hint="eastAsia" w:ascii="仿宋_GB2312" w:hAnsi="宋体" w:eastAsia="仿宋_GB2312" w:cs="仿宋_GB2312"/>
                <w:i w:val="0"/>
                <w:iCs w:val="0"/>
                <w:color w:val="000000"/>
                <w:spacing w:val="-20"/>
                <w:kern w:val="0"/>
                <w:sz w:val="30"/>
                <w:szCs w:val="30"/>
                <w:u w:val="none"/>
                <w:lang w:val="en-US" w:eastAsia="zh-CN" w:bidi="ar"/>
              </w:rPr>
              <w:pPrChange w:id="213" w:author="黄书锭" w:date="2024-05-06T16:06:18Z">
                <w:pPr>
                  <w:keepNext w:val="0"/>
                  <w:keepLines w:val="0"/>
                  <w:widowControl/>
                  <w:suppressLineNumbers w:val="0"/>
                  <w:jc w:val="center"/>
                  <w:textAlignment w:val="center"/>
                </w:pPr>
              </w:pPrChange>
            </w:pPr>
            <w:del w:id="215" w:author="黄书锭" w:date="2024-05-06T16:06:19Z">
              <w:r>
                <w:rPr>
                  <w:rFonts w:hint="eastAsia" w:ascii="仿宋_GB2312" w:hAnsi="宋体" w:eastAsia="仿宋_GB2312" w:cs="仿宋_GB2312"/>
                  <w:i w:val="0"/>
                  <w:iCs w:val="0"/>
                  <w:color w:val="000000"/>
                  <w:spacing w:val="-23"/>
                  <w:kern w:val="0"/>
                  <w:sz w:val="30"/>
                  <w:szCs w:val="30"/>
                  <w:u w:val="none"/>
                  <w:lang w:val="en-US" w:eastAsia="zh-CN" w:bidi="ar"/>
                </w:rPr>
                <w:delText>3月22日</w:delText>
              </w:r>
            </w:del>
          </w:p>
        </w:tc>
        <w:tc>
          <w:tcPr>
            <w:tcW w:w="110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17" w:author="黄书锭" w:date="2024-05-06T16:06:19Z"/>
                <w:rFonts w:hint="default" w:ascii="仿宋_GB2312" w:hAnsi="宋体" w:eastAsia="仿宋_GB2312" w:cs="仿宋_GB2312"/>
                <w:i w:val="0"/>
                <w:iCs w:val="0"/>
                <w:color w:val="000000"/>
                <w:kern w:val="0"/>
                <w:sz w:val="30"/>
                <w:szCs w:val="30"/>
                <w:u w:val="none"/>
                <w:lang w:val="en-US" w:eastAsia="zh-CN" w:bidi="ar"/>
              </w:rPr>
              <w:pPrChange w:id="216"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pPr>
              </w:pPrChange>
            </w:pPr>
            <w:del w:id="218" w:author="黄书锭" w:date="2024-05-06T16:06:19Z">
              <w:r>
                <w:rPr>
                  <w:rFonts w:hint="eastAsia" w:ascii="仿宋_GB2312" w:hAnsi="宋体" w:eastAsia="仿宋_GB2312" w:cs="仿宋_GB2312"/>
                  <w:i w:val="0"/>
                  <w:iCs w:val="0"/>
                  <w:color w:val="000000"/>
                  <w:kern w:val="0"/>
                  <w:sz w:val="30"/>
                  <w:szCs w:val="30"/>
                  <w:u w:val="none"/>
                  <w:lang w:val="en-US" w:eastAsia="zh-CN" w:bidi="ar"/>
                </w:rPr>
                <w:delText>第7次</w:delText>
              </w:r>
            </w:del>
          </w:p>
        </w:tc>
        <w:tc>
          <w:tcPr>
            <w:tcW w:w="464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20" w:author="黄书锭" w:date="2024-05-06T16:06:19Z"/>
                <w:rFonts w:hint="eastAsia" w:ascii="仿宋_GB2312" w:hAnsi="宋体" w:eastAsia="仿宋_GB2312" w:cs="仿宋_GB2312"/>
                <w:i w:val="0"/>
                <w:iCs w:val="0"/>
                <w:color w:val="000000"/>
                <w:kern w:val="0"/>
                <w:sz w:val="30"/>
                <w:szCs w:val="30"/>
                <w:u w:val="none"/>
                <w:lang w:val="en-US" w:eastAsia="zh-CN" w:bidi="ar"/>
              </w:rPr>
              <w:pPrChange w:id="219" w:author="黄书锭" w:date="2024-05-06T16:06:18Z">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pPr>
              </w:pPrChange>
            </w:pPr>
            <w:del w:id="221" w:author="黄书锭" w:date="2024-05-06T16:06:19Z">
              <w:r>
                <w:rPr>
                  <w:rFonts w:hint="eastAsia" w:ascii="仿宋_GB2312" w:hAnsi="宋体" w:eastAsia="仿宋_GB2312" w:cs="仿宋_GB2312"/>
                  <w:i w:val="0"/>
                  <w:color w:val="000000"/>
                  <w:sz w:val="30"/>
                  <w:szCs w:val="30"/>
                  <w:u w:val="none"/>
                  <w:lang w:val="en-US" w:eastAsia="zh-CN"/>
                </w:rPr>
                <w:delText>传达学习二十届中央纪委三次全会和省纪委十一届四次、五次全会精神</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23" w:author="黄书锭" w:date="2024-05-06T16:06:19Z"/>
                <w:rFonts w:hint="eastAsia" w:ascii="仿宋_GB2312" w:hAnsi="宋体" w:eastAsia="仿宋_GB2312" w:cs="仿宋_GB2312"/>
                <w:i w:val="0"/>
                <w:iCs w:val="0"/>
                <w:color w:val="000000"/>
                <w:kern w:val="0"/>
                <w:sz w:val="30"/>
                <w:szCs w:val="30"/>
                <w:u w:val="none"/>
                <w:lang w:val="en-US" w:eastAsia="zh-CN" w:bidi="ar"/>
              </w:rPr>
              <w:pPrChange w:id="222"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224" w:author="黄书锭" w:date="2024-05-06T16:06:19Z">
              <w:r>
                <w:rPr>
                  <w:rFonts w:hint="eastAsia" w:ascii="仿宋_GB2312" w:hAnsi="宋体" w:eastAsia="仿宋_GB2312" w:cs="仿宋_GB2312"/>
                  <w:i w:val="0"/>
                  <w:iCs w:val="0"/>
                  <w:color w:val="000000"/>
                  <w:kern w:val="0"/>
                  <w:sz w:val="30"/>
                  <w:szCs w:val="30"/>
                  <w:u w:val="none"/>
                  <w:lang w:val="en-US" w:eastAsia="zh-CN" w:bidi="ar"/>
                </w:rPr>
                <w:delText>专题学习</w:delText>
              </w:r>
            </w:del>
          </w:p>
        </w:tc>
        <w:tc>
          <w:tcPr>
            <w:tcW w:w="12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26" w:author="黄书锭" w:date="2024-05-06T16:06:19Z"/>
                <w:rFonts w:hint="eastAsia" w:ascii="仿宋_GB2312" w:hAnsi="宋体" w:eastAsia="仿宋_GB2312" w:cs="仿宋_GB2312"/>
                <w:i w:val="0"/>
                <w:iCs w:val="0"/>
                <w:color w:val="000000"/>
                <w:kern w:val="0"/>
                <w:sz w:val="30"/>
                <w:szCs w:val="30"/>
                <w:u w:val="none"/>
                <w:lang w:val="en-US" w:eastAsia="zh-CN" w:bidi="ar"/>
              </w:rPr>
              <w:pPrChange w:id="225"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3" w:hRule="atLeast"/>
          <w:del w:id="227" w:author="黄书锭" w:date="2024-05-06T16:06:19Z"/>
        </w:trPr>
        <w:tc>
          <w:tcPr>
            <w:tcW w:w="138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29" w:author="黄书锭" w:date="2024-05-06T16:06:19Z"/>
                <w:rFonts w:hint="default" w:ascii="仿宋_GB2312" w:hAnsi="宋体" w:eastAsia="仿宋_GB2312" w:cs="仿宋_GB2312"/>
                <w:i w:val="0"/>
                <w:iCs w:val="0"/>
                <w:color w:val="000000"/>
                <w:spacing w:val="-20"/>
                <w:kern w:val="0"/>
                <w:sz w:val="30"/>
                <w:szCs w:val="30"/>
                <w:u w:val="none"/>
                <w:lang w:val="en-US" w:eastAsia="zh-CN" w:bidi="ar"/>
              </w:rPr>
              <w:pPrChange w:id="228"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pPr>
              </w:pPrChange>
            </w:pPr>
            <w:del w:id="230" w:author="黄书锭" w:date="2024-05-06T16:06:19Z">
              <w:r>
                <w:rPr>
                  <w:rFonts w:hint="eastAsia" w:ascii="仿宋_GB2312" w:hAnsi="宋体" w:eastAsia="仿宋_GB2312" w:cs="仿宋_GB2312"/>
                  <w:i w:val="0"/>
                  <w:iCs w:val="0"/>
                  <w:color w:val="000000"/>
                  <w:spacing w:val="-20"/>
                  <w:kern w:val="0"/>
                  <w:sz w:val="30"/>
                  <w:szCs w:val="30"/>
                  <w:u w:val="none"/>
                  <w:lang w:val="en-US" w:eastAsia="zh-CN" w:bidi="ar"/>
                </w:rPr>
                <w:delText>4月12日</w:delText>
              </w:r>
            </w:del>
          </w:p>
        </w:tc>
        <w:tc>
          <w:tcPr>
            <w:tcW w:w="110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32" w:author="黄书锭" w:date="2024-05-06T16:06:19Z"/>
                <w:rFonts w:hint="eastAsia" w:ascii="仿宋_GB2312" w:hAnsi="宋体" w:eastAsia="仿宋_GB2312" w:cs="仿宋_GB2312"/>
                <w:i w:val="0"/>
                <w:iCs w:val="0"/>
                <w:color w:val="000000"/>
                <w:kern w:val="0"/>
                <w:sz w:val="30"/>
                <w:szCs w:val="30"/>
                <w:u w:val="none"/>
                <w:lang w:val="en-US" w:eastAsia="zh-CN" w:bidi="ar"/>
              </w:rPr>
              <w:pPrChange w:id="231"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pPr>
              </w:pPrChange>
            </w:pPr>
            <w:del w:id="233" w:author="黄书锭" w:date="2024-05-06T16:06:19Z">
              <w:r>
                <w:rPr>
                  <w:rFonts w:hint="eastAsia" w:ascii="仿宋_GB2312" w:hAnsi="宋体" w:eastAsia="仿宋_GB2312" w:cs="仿宋_GB2312"/>
                  <w:i w:val="0"/>
                  <w:iCs w:val="0"/>
                  <w:color w:val="000000"/>
                  <w:kern w:val="0"/>
                  <w:sz w:val="30"/>
                  <w:szCs w:val="30"/>
                  <w:u w:val="none"/>
                  <w:lang w:val="en-US" w:eastAsia="zh-CN" w:bidi="ar"/>
                </w:rPr>
                <w:delText>第8次</w:delText>
              </w:r>
            </w:del>
          </w:p>
        </w:tc>
        <w:tc>
          <w:tcPr>
            <w:tcW w:w="464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35" w:author="黄书锭" w:date="2024-05-06T16:06:19Z"/>
                <w:rFonts w:hint="eastAsia" w:ascii="仿宋_GB2312" w:hAnsi="宋体" w:eastAsia="仿宋_GB2312" w:cs="仿宋_GB2312"/>
                <w:i w:val="0"/>
                <w:iCs w:val="0"/>
                <w:color w:val="000000"/>
                <w:kern w:val="0"/>
                <w:sz w:val="30"/>
                <w:szCs w:val="30"/>
                <w:u w:val="none"/>
                <w:lang w:val="en-US" w:eastAsia="zh-CN" w:bidi="ar"/>
              </w:rPr>
              <w:pPrChange w:id="234" w:author="黄书锭" w:date="2024-05-06T16:06:18Z">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pPr>
              </w:pPrChange>
            </w:pPr>
            <w:del w:id="236" w:author="黄书锭" w:date="2024-05-06T16:06:19Z">
              <w:r>
                <w:rPr>
                  <w:rFonts w:hint="eastAsia" w:ascii="仿宋_GB2312" w:hAnsi="宋体" w:eastAsia="仿宋_GB2312" w:cs="仿宋_GB2312"/>
                  <w:i w:val="0"/>
                  <w:color w:val="000000"/>
                  <w:sz w:val="30"/>
                  <w:szCs w:val="30"/>
                  <w:u w:val="none"/>
                  <w:lang w:val="en-US" w:eastAsia="zh-CN"/>
                </w:rPr>
                <w:delText>传达学习《中共中央办公厅关于在全党开展党纪学习教育的通知》和省委常委会会议暨省委党的建设工作领导小组会议精神</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38" w:author="黄书锭" w:date="2024-05-06T16:06:19Z"/>
                <w:rFonts w:hint="eastAsia" w:ascii="仿宋_GB2312" w:hAnsi="宋体" w:eastAsia="仿宋_GB2312" w:cs="仿宋_GB2312"/>
                <w:i w:val="0"/>
                <w:iCs w:val="0"/>
                <w:color w:val="000000"/>
                <w:kern w:val="0"/>
                <w:sz w:val="30"/>
                <w:szCs w:val="30"/>
                <w:u w:val="none"/>
                <w:lang w:val="en-US" w:eastAsia="zh-CN" w:bidi="ar"/>
              </w:rPr>
              <w:pPrChange w:id="237"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239" w:author="黄书锭" w:date="2024-05-06T16:06:19Z">
              <w:r>
                <w:rPr>
                  <w:rFonts w:hint="eastAsia" w:ascii="仿宋_GB2312" w:hAnsi="宋体" w:eastAsia="仿宋_GB2312" w:cs="仿宋_GB2312"/>
                  <w:i w:val="0"/>
                  <w:iCs w:val="0"/>
                  <w:color w:val="000000"/>
                  <w:kern w:val="0"/>
                  <w:sz w:val="30"/>
                  <w:szCs w:val="30"/>
                  <w:u w:val="none"/>
                  <w:lang w:val="en-US" w:eastAsia="zh-CN" w:bidi="ar"/>
                </w:rPr>
                <w:delText>专题学习</w:delText>
              </w:r>
            </w:del>
          </w:p>
        </w:tc>
        <w:tc>
          <w:tcPr>
            <w:tcW w:w="12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41" w:author="黄书锭" w:date="2024-05-06T16:06:19Z"/>
                <w:rFonts w:hint="eastAsia" w:ascii="仿宋_GB2312" w:hAnsi="宋体" w:eastAsia="仿宋_GB2312" w:cs="仿宋_GB2312"/>
                <w:i w:val="0"/>
                <w:iCs w:val="0"/>
                <w:color w:val="000000"/>
                <w:kern w:val="0"/>
                <w:sz w:val="30"/>
                <w:szCs w:val="30"/>
                <w:u w:val="none"/>
                <w:lang w:val="en-US" w:eastAsia="zh-CN" w:bidi="ar"/>
              </w:rPr>
              <w:pPrChange w:id="240"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del w:id="242" w:author="黄书锭" w:date="2024-05-06T16:06:19Z"/>
        </w:trPr>
        <w:tc>
          <w:tcPr>
            <w:tcW w:w="138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44" w:author="黄书锭" w:date="2024-05-06T16:06:19Z"/>
                <w:rFonts w:hint="eastAsia" w:ascii="仿宋_GB2312" w:hAnsi="宋体" w:eastAsia="仿宋_GB2312" w:cs="仿宋_GB2312"/>
                <w:i w:val="0"/>
                <w:iCs w:val="0"/>
                <w:color w:val="000000"/>
                <w:spacing w:val="-20"/>
                <w:kern w:val="0"/>
                <w:sz w:val="30"/>
                <w:szCs w:val="30"/>
                <w:u w:val="none"/>
                <w:lang w:val="en-US" w:eastAsia="zh-CN" w:bidi="ar"/>
              </w:rPr>
              <w:pPrChange w:id="243"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pPr>
              </w:pPrChange>
            </w:pPr>
            <w:del w:id="245" w:author="黄书锭" w:date="2024-05-06T16:06:19Z">
              <w:r>
                <w:rPr>
                  <w:rFonts w:hint="eastAsia" w:ascii="仿宋_GB2312" w:hAnsi="宋体" w:eastAsia="仿宋_GB2312" w:cs="仿宋_GB2312"/>
                  <w:i w:val="0"/>
                  <w:iCs w:val="0"/>
                  <w:color w:val="000000"/>
                  <w:spacing w:val="-20"/>
                  <w:kern w:val="0"/>
                  <w:sz w:val="30"/>
                  <w:szCs w:val="30"/>
                  <w:u w:val="none"/>
                  <w:lang w:val="en-US" w:eastAsia="zh-CN" w:bidi="ar"/>
                </w:rPr>
                <w:delText>4月26日</w:delText>
              </w:r>
            </w:del>
          </w:p>
        </w:tc>
        <w:tc>
          <w:tcPr>
            <w:tcW w:w="110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47" w:author="黄书锭" w:date="2024-05-06T16:06:19Z"/>
                <w:rFonts w:hint="eastAsia" w:ascii="仿宋_GB2312" w:hAnsi="宋体" w:eastAsia="仿宋_GB2312" w:cs="仿宋_GB2312"/>
                <w:i w:val="0"/>
                <w:iCs w:val="0"/>
                <w:color w:val="000000"/>
                <w:kern w:val="0"/>
                <w:sz w:val="30"/>
                <w:szCs w:val="30"/>
                <w:u w:val="none"/>
                <w:lang w:val="en-US" w:eastAsia="zh-CN" w:bidi="ar"/>
              </w:rPr>
              <w:pPrChange w:id="246"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pPr>
              </w:pPrChange>
            </w:pPr>
            <w:del w:id="248" w:author="黄书锭" w:date="2024-05-06T16:06:19Z">
              <w:r>
                <w:rPr>
                  <w:rFonts w:hint="eastAsia" w:ascii="仿宋_GB2312" w:hAnsi="宋体" w:eastAsia="仿宋_GB2312" w:cs="仿宋_GB2312"/>
                  <w:i w:val="0"/>
                  <w:iCs w:val="0"/>
                  <w:color w:val="000000"/>
                  <w:kern w:val="0"/>
                  <w:sz w:val="30"/>
                  <w:szCs w:val="30"/>
                  <w:u w:val="none"/>
                  <w:lang w:val="en-US" w:eastAsia="zh-CN" w:bidi="ar"/>
                </w:rPr>
                <w:delText>第9次</w:delText>
              </w:r>
            </w:del>
          </w:p>
        </w:tc>
        <w:tc>
          <w:tcPr>
            <w:tcW w:w="464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50" w:author="黄书锭" w:date="2024-05-06T16:06:19Z"/>
                <w:rFonts w:hint="eastAsia" w:ascii="仿宋_GB2312" w:eastAsia="仿宋_GB2312"/>
                <w:sz w:val="32"/>
                <w:szCs w:val="36"/>
                <w:lang w:eastAsia="zh-CN"/>
              </w:rPr>
              <w:pPrChange w:id="249" w:author="黄书锭" w:date="2024-05-06T16:06:18Z">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pPr>
              </w:pPrChange>
            </w:pPr>
            <w:del w:id="251" w:author="黄书锭" w:date="2024-05-06T16:06:19Z">
              <w:r>
                <w:rPr>
                  <w:rFonts w:hint="eastAsia" w:ascii="仿宋_GB2312" w:hAnsi="宋体" w:eastAsia="仿宋_GB2312" w:cs="仿宋_GB2312"/>
                  <w:i w:val="0"/>
                  <w:color w:val="000000"/>
                  <w:sz w:val="30"/>
                  <w:szCs w:val="30"/>
                  <w:u w:val="none"/>
                  <w:lang w:val="en-US" w:eastAsia="zh-CN"/>
                </w:rPr>
                <w:delText>邀请福建省委党校、福建省行政学院党建部侯竹青教授围绕《中国共产党纪律处分条例》和《党史学习教育工作条例》作专题讲座</w:delText>
              </w:r>
            </w:del>
          </w:p>
        </w:tc>
        <w:tc>
          <w:tcPr>
            <w:tcW w:w="9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53" w:author="黄书锭" w:date="2024-05-06T16:06:19Z"/>
                <w:rFonts w:hint="eastAsia" w:ascii="仿宋_GB2312" w:hAnsi="宋体" w:eastAsia="仿宋_GB2312" w:cs="仿宋_GB2312"/>
                <w:i w:val="0"/>
                <w:iCs w:val="0"/>
                <w:color w:val="000000"/>
                <w:kern w:val="0"/>
                <w:sz w:val="30"/>
                <w:szCs w:val="30"/>
                <w:u w:val="none"/>
                <w:lang w:val="en-US" w:eastAsia="zh-CN" w:bidi="ar"/>
              </w:rPr>
              <w:pPrChange w:id="252"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del w:id="254" w:author="黄书锭" w:date="2024-05-06T16:06:19Z">
              <w:r>
                <w:rPr>
                  <w:rFonts w:hint="eastAsia" w:ascii="仿宋_GB2312" w:hAnsi="宋体" w:eastAsia="仿宋_GB2312" w:cs="仿宋_GB2312"/>
                  <w:i w:val="0"/>
                  <w:iCs w:val="0"/>
                  <w:color w:val="000000"/>
                  <w:kern w:val="0"/>
                  <w:sz w:val="30"/>
                  <w:szCs w:val="30"/>
                  <w:u w:val="none"/>
                  <w:lang w:val="en-US" w:eastAsia="zh-CN" w:bidi="ar"/>
                </w:rPr>
                <w:delText>学习研讨</w:delText>
              </w:r>
            </w:del>
          </w:p>
        </w:tc>
        <w:tc>
          <w:tcPr>
            <w:tcW w:w="12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del w:id="256" w:author="黄书锭" w:date="2024-05-06T16:06:19Z"/>
                <w:rFonts w:hint="eastAsia" w:ascii="仿宋_GB2312" w:hAnsi="宋体" w:eastAsia="仿宋_GB2312" w:cs="仿宋_GB2312"/>
                <w:i w:val="0"/>
                <w:iCs w:val="0"/>
                <w:color w:val="000000"/>
                <w:kern w:val="0"/>
                <w:sz w:val="30"/>
                <w:szCs w:val="30"/>
                <w:u w:val="none"/>
                <w:lang w:val="en-US" w:eastAsia="zh-CN" w:bidi="ar"/>
              </w:rPr>
              <w:pPrChange w:id="255" w:author="黄书锭" w:date="2024-05-06T16:06:18Z">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pPr>
              </w:pPrChange>
            </w:pPr>
          </w:p>
        </w:tc>
      </w:tr>
    </w:tbl>
    <w:p>
      <w:pPr>
        <w:rPr>
          <w:rFonts w:hint="default"/>
          <w:lang w:val="en-US" w:eastAsia="zh-CN"/>
        </w:rPr>
        <w:pPrChange w:id="257" w:author="黄书锭" w:date="2024-05-06T16:06:18Z">
          <w:pPr>
            <w:pStyle w:val="6"/>
          </w:pPr>
        </w:pPrChange>
      </w:pPr>
    </w:p>
    <w:sectPr>
      <w:footerReference r:id="rId3" w:type="default"/>
      <w:pgSz w:w="11906" w:h="16838"/>
      <w:pgMar w:top="2098" w:right="1474" w:bottom="2098" w:left="1474"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CESI仿宋-GB2312">
    <w:altName w:val="方正仿宋_GBK"/>
    <w:panose1 w:val="02000500000000000000"/>
    <w:charset w:val="86"/>
    <w:family w:val="auto"/>
    <w:pitch w:val="default"/>
    <w:sig w:usb0="00000000" w:usb1="00000000" w:usb2="00000010" w:usb3="00000000" w:csb0="0004000F" w:csb1="00000000"/>
  </w:font>
  <w:font w:name="DejaVu Sans">
    <w:panose1 w:val="020B0603030804020204"/>
    <w:charset w:val="00"/>
    <w:family w:val="auto"/>
    <w:pitch w:val="default"/>
    <w:sig w:usb0="E7006EFF" w:usb1="D200FDFF" w:usb2="0A246029" w:usb3="0400200C" w:csb0="600001FF" w:csb1="DFFF0000"/>
  </w:font>
  <w:font w:name="方正宋体S-超大字符集(SIP)">
    <w:panose1 w:val="03000509000000000000"/>
    <w:charset w:val="86"/>
    <w:family w:val="auto"/>
    <w:pitch w:val="default"/>
    <w:sig w:usb0="00000003" w:usb1="0A0E0800" w:usb2="00000006" w:usb3="00000000" w:csb0="00040001"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8FiLy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A8FiLyGwIAACkEAAAOAAAAAAAAAAEAIAAAADUBAABkcnMvZTJvRG9jLnhtbFBLBQYA&#10;AAAABgAGAFkBAADCBQAAAAA=&#10;">
              <v:fill on="f" focussize="0,0"/>
              <v:stroke on="f" weight="0.5pt"/>
              <v:imagedata o:title=""/>
              <o:lock v:ext="edit" aspectratio="f"/>
              <v:textbox inset="0mm,0mm,0mm,0mm" style="mso-fit-shape-to-text:t;">
                <w:txbxContent>
                  <w:p>
                    <w:pPr>
                      <w:pStyle w:val="7"/>
                    </w:pP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EE8E7"/>
    <w:multiLevelType w:val="singleLevel"/>
    <w:tmpl w:val="8D0EE8E7"/>
    <w:lvl w:ilvl="0" w:tentative="0">
      <w:start w:val="3"/>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书锭">
    <w15:presenceInfo w15:providerId="None" w15:userId="黄书锭"/>
  </w15:person>
  <w15:person w15:author="朱曦">
    <w15:presenceInfo w15:providerId="None" w15:userId="朱曦"/>
  </w15:person>
  <w15:person w15:author="江克">
    <w15:presenceInfo w15:providerId="None" w15:userId="江克"/>
  </w15:person>
  <w15:person w15:author="王中赏">
    <w15:presenceInfo w15:providerId="None" w15:userId="王中赏"/>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revisionView w:markup="0"/>
  <w:trackRevisions w:val="tru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5YjRkNDUxYmMxMTJkN2ZlZDg0MGZlN2NmZDNiZDIifQ=="/>
  </w:docVars>
  <w:rsids>
    <w:rsidRoot w:val="73EC35A4"/>
    <w:rsid w:val="03EA3B15"/>
    <w:rsid w:val="093F6F9B"/>
    <w:rsid w:val="0BD752D5"/>
    <w:rsid w:val="10F16DCD"/>
    <w:rsid w:val="12784262"/>
    <w:rsid w:val="182C6276"/>
    <w:rsid w:val="19960E59"/>
    <w:rsid w:val="1AF5395E"/>
    <w:rsid w:val="1B94434C"/>
    <w:rsid w:val="1D9C1DFE"/>
    <w:rsid w:val="1FAD08B7"/>
    <w:rsid w:val="217E112B"/>
    <w:rsid w:val="260F23EF"/>
    <w:rsid w:val="26EF7714"/>
    <w:rsid w:val="2750621F"/>
    <w:rsid w:val="27DF1C1D"/>
    <w:rsid w:val="286701B3"/>
    <w:rsid w:val="2CBF466F"/>
    <w:rsid w:val="39106FA9"/>
    <w:rsid w:val="3E043EE3"/>
    <w:rsid w:val="3EF20030"/>
    <w:rsid w:val="3F1C51D0"/>
    <w:rsid w:val="3FD7D2EC"/>
    <w:rsid w:val="3FED6871"/>
    <w:rsid w:val="43CB753D"/>
    <w:rsid w:val="44EB17AA"/>
    <w:rsid w:val="451E0178"/>
    <w:rsid w:val="47484C91"/>
    <w:rsid w:val="480A63EB"/>
    <w:rsid w:val="497D1899"/>
    <w:rsid w:val="49F44C5D"/>
    <w:rsid w:val="4D756297"/>
    <w:rsid w:val="4E5A4AA6"/>
    <w:rsid w:val="4EB8094F"/>
    <w:rsid w:val="4FE561E5"/>
    <w:rsid w:val="553158A2"/>
    <w:rsid w:val="59C44A54"/>
    <w:rsid w:val="5BDF4B47"/>
    <w:rsid w:val="5BDFC052"/>
    <w:rsid w:val="5FDE1A47"/>
    <w:rsid w:val="63BDC024"/>
    <w:rsid w:val="6CF05631"/>
    <w:rsid w:val="73D634A1"/>
    <w:rsid w:val="73EC35A4"/>
    <w:rsid w:val="75C466C4"/>
    <w:rsid w:val="75DD0D68"/>
    <w:rsid w:val="77FF47D1"/>
    <w:rsid w:val="7A277AC1"/>
    <w:rsid w:val="7CB83DD0"/>
    <w:rsid w:val="7D2232B3"/>
    <w:rsid w:val="7DE64A2E"/>
    <w:rsid w:val="7FDFB59C"/>
    <w:rsid w:val="AFEF37A2"/>
    <w:rsid w:val="CBDEBD2D"/>
    <w:rsid w:val="D46E37AD"/>
    <w:rsid w:val="EECDCC9E"/>
    <w:rsid w:val="EEDF4F99"/>
    <w:rsid w:val="F76BAB0A"/>
    <w:rsid w:val="FAE3F55B"/>
    <w:rsid w:val="FBFF6BBC"/>
    <w:rsid w:val="FFFF0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Normal Indent"/>
    <w:basedOn w:val="1"/>
    <w:unhideWhenUsed/>
    <w:qFormat/>
    <w:uiPriority w:val="0"/>
    <w:pPr>
      <w:ind w:firstLine="420" w:firstLineChars="200"/>
    </w:pPr>
    <w:rPr>
      <w:rFonts w:ascii="Times New Roman" w:hAnsi="Times New Roman" w:cs="Times New Roman"/>
    </w:rPr>
  </w:style>
  <w:style w:type="paragraph" w:styleId="4">
    <w:name w:val="Body Text"/>
    <w:basedOn w:val="1"/>
    <w:qFormat/>
    <w:uiPriority w:val="0"/>
    <w:pPr>
      <w:spacing w:after="120"/>
    </w:pPr>
  </w:style>
  <w:style w:type="paragraph" w:styleId="5">
    <w:name w:val="Body Text Indent"/>
    <w:basedOn w:val="1"/>
    <w:next w:val="1"/>
    <w:qFormat/>
    <w:uiPriority w:val="0"/>
    <w:pPr>
      <w:spacing w:line="560" w:lineRule="exact"/>
      <w:ind w:firstLine="645"/>
    </w:pPr>
    <w:rPr>
      <w:rFonts w:ascii="Calibri" w:hAnsi="Calibri" w:eastAsia="仿宋_GB2312"/>
      <w:sz w:val="32"/>
    </w:rPr>
  </w:style>
  <w:style w:type="paragraph" w:styleId="6">
    <w:name w:val="Balloon Text"/>
    <w:basedOn w:val="1"/>
    <w:semiHidden/>
    <w:qFormat/>
    <w:uiPriority w:val="0"/>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Body Text First Indent 2"/>
    <w:basedOn w:val="5"/>
    <w:next w:val="1"/>
    <w:qFormat/>
    <w:uiPriority w:val="0"/>
    <w:pPr>
      <w:spacing w:after="0"/>
      <w:ind w:left="0" w:leftChars="0" w:firstLine="200" w:firstLineChars="200"/>
    </w:pPr>
    <w:rPr>
      <w:rFonts w:ascii="宋体"/>
      <w:sz w:val="28"/>
      <w:szCs w:val="28"/>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2125</Words>
  <Characters>2188</Characters>
  <Lines>0</Lines>
  <Paragraphs>0</Paragraphs>
  <TotalTime>16</TotalTime>
  <ScaleCrop>false</ScaleCrop>
  <LinksUpToDate>false</LinksUpToDate>
  <CharactersWithSpaces>2260</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2023-07-26T15:51:00Z</dcterms:created>
  <dc:creator>刘思含</dc:creator>
  <cp:lastModifiedBy>黄书锭</cp:lastModifiedBy>
  <cp:lastPrinted>2024-04-30T18:22:00Z</cp:lastPrinted>
  <dcterms:modified xsi:type="dcterms:W3CDTF">2024-05-06T16:06:31Z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7642272E4CF74DA883FC05E14AB305B6_13</vt:lpwstr>
  </property>
</Properties>
</file>