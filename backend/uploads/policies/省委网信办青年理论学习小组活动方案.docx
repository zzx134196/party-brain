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lang w:val="en-US" w:eastAsia="zh-CN"/>
        </w:rPr>
        <w:t>勇立潮头担使命</w:t>
      </w:r>
      <w:del w:id="0" w:author="黄书锭" w:date="2026-01-22T18:28:09Z">
        <w:r>
          <w:rPr>
            <w:rFonts w:hint="default" w:ascii="方正小标宋简体" w:hAnsi="方正小标宋简体" w:eastAsia="方正小标宋简体" w:cs="方正小标宋简体"/>
            <w:bCs/>
            <w:sz w:val="44"/>
            <w:szCs w:val="44"/>
            <w:lang w:val="en-US" w:eastAsia="zh-CN"/>
          </w:rPr>
          <w:delText xml:space="preserve">  </w:delText>
        </w:r>
      </w:del>
      <w:ins w:id="1" w:author="黄书锭" w:date="2026-01-22T18:28:09Z">
        <w:r>
          <w:rPr>
            <w:rFonts w:hint="eastAsia" w:ascii="方正小标宋简体" w:hAnsi="方正小标宋简体" w:eastAsia="方正小标宋简体" w:cs="方正小标宋简体"/>
            <w:bCs/>
            <w:sz w:val="44"/>
            <w:szCs w:val="44"/>
            <w:lang w:val="en-US" w:eastAsia="zh-CN"/>
          </w:rPr>
          <w:t xml:space="preserve"> </w:t>
        </w:r>
      </w:ins>
      <w:r>
        <w:rPr>
          <w:rFonts w:hint="eastAsia" w:ascii="方正小标宋简体" w:hAnsi="方正小标宋简体" w:eastAsia="方正小标宋简体" w:cs="方正小标宋简体"/>
          <w:bCs/>
          <w:sz w:val="44"/>
          <w:szCs w:val="44"/>
        </w:rPr>
        <w:t>向海图强</w:t>
      </w:r>
      <w:r>
        <w:rPr>
          <w:rFonts w:hint="eastAsia" w:ascii="方正小标宋简体" w:hAnsi="方正小标宋简体" w:eastAsia="方正小标宋简体" w:cs="方正小标宋简体"/>
          <w:bCs/>
          <w:sz w:val="44"/>
          <w:szCs w:val="44"/>
          <w:lang w:val="en-US" w:eastAsia="zh-CN"/>
        </w:rPr>
        <w:t>建新功</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Cs/>
          <w:sz w:val="32"/>
          <w:szCs w:val="32"/>
          <w:lang w:val="en-US" w:eastAsia="zh-CN"/>
        </w:rPr>
      </w:pPr>
      <w:r>
        <w:rPr>
          <w:rFonts w:hint="eastAsia" w:ascii="方正小标宋简体" w:hAnsi="方正小标宋简体" w:eastAsia="方正小标宋简体" w:cs="方正小标宋简体"/>
          <w:bCs/>
          <w:sz w:val="32"/>
          <w:szCs w:val="32"/>
          <w:lang w:val="en-US" w:eastAsia="zh-CN"/>
        </w:rPr>
        <w:t>——省委网信办青年理论学习小组活动方案</w:t>
      </w:r>
    </w:p>
    <w:p>
      <w:pPr>
        <w:pStyle w:val="2"/>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方正小标宋简体" w:hAnsi="方正小标宋简体" w:eastAsia="方正小标宋简体" w:cs="方正小标宋简体"/>
          <w:bCs/>
          <w:sz w:val="32"/>
          <w:szCs w:val="32"/>
          <w:lang w:val="en-US" w:eastAsia="zh-CN"/>
        </w:rPr>
      </w:pP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kern w:val="2"/>
          <w:sz w:val="32"/>
          <w:szCs w:val="32"/>
          <w:shd w:val="clear" w:color="auto" w:fill="auto"/>
          <w:lang w:val="en-US" w:eastAsia="zh-CN" w:bidi="ar-SA"/>
        </w:rPr>
      </w:pPr>
      <w:r>
        <w:rPr>
          <w:rFonts w:hint="eastAsia" w:ascii="仿宋_GB2312" w:hAnsi="仿宋_GB2312" w:eastAsia="仿宋_GB2312" w:cs="仿宋_GB2312"/>
          <w:kern w:val="2"/>
          <w:sz w:val="32"/>
          <w:szCs w:val="32"/>
          <w:shd w:val="clear" w:color="auto" w:fill="auto"/>
          <w:lang w:val="en-US" w:eastAsia="zh-CN" w:bidi="ar-SA"/>
        </w:rPr>
        <w:t>为深刻领悟习近平总书记关于海洋强国建设重要论述精神，深入学习贯彻党的二十届四中全会和省委十一届九次全会精神，</w:t>
      </w:r>
      <w:r>
        <w:rPr>
          <w:rFonts w:hint="eastAsia" w:ascii="仿宋_GB2312" w:hAnsi="仿宋_GB2312" w:eastAsia="仿宋_GB2312" w:cs="仿宋_GB2312"/>
          <w:kern w:val="2"/>
          <w:sz w:val="32"/>
          <w:szCs w:val="32"/>
          <w:shd w:val="clear" w:color="auto" w:fill="auto"/>
          <w:lang w:val="en-US" w:eastAsia="zh-CN" w:bidi="ar-SA"/>
        </w:rPr>
        <w:fldChar w:fldCharType="begin"/>
      </w:r>
      <w:r>
        <w:rPr>
          <w:rFonts w:hint="eastAsia" w:ascii="仿宋_GB2312" w:hAnsi="仿宋_GB2312" w:eastAsia="仿宋_GB2312" w:cs="仿宋_GB2312"/>
          <w:kern w:val="2"/>
          <w:sz w:val="32"/>
          <w:szCs w:val="32"/>
          <w:shd w:val="clear" w:color="auto" w:fill="auto"/>
          <w:lang w:val="en-US" w:eastAsia="zh-CN" w:bidi="ar-SA"/>
        </w:rPr>
        <w:instrText xml:space="preserve"> HYPERLINK "http://www.baidu.com/link?url=OeY_HkZ9-vZeGrdoGRYFJqkcx-ZBw8MqpF7SosSR6fwQqQtwfy8fSZhsSGc8T-lqhVDxXW_-VDQTF6LAqpzMyq" \t "https://www.baidu.com/_blank" </w:instrText>
      </w:r>
      <w:r>
        <w:rPr>
          <w:rFonts w:hint="eastAsia" w:ascii="仿宋_GB2312" w:hAnsi="仿宋_GB2312" w:eastAsia="仿宋_GB2312" w:cs="仿宋_GB2312"/>
          <w:kern w:val="2"/>
          <w:sz w:val="32"/>
          <w:szCs w:val="32"/>
          <w:shd w:val="clear" w:color="auto" w:fill="auto"/>
          <w:lang w:val="en-US" w:eastAsia="zh-CN" w:bidi="ar-SA"/>
        </w:rPr>
        <w:fldChar w:fldCharType="separate"/>
      </w:r>
      <w:r>
        <w:rPr>
          <w:rFonts w:hint="eastAsia" w:ascii="仿宋_GB2312" w:hAnsi="仿宋_GB2312" w:eastAsia="仿宋_GB2312" w:cs="仿宋_GB2312"/>
          <w:kern w:val="2"/>
          <w:sz w:val="32"/>
          <w:szCs w:val="32"/>
          <w:shd w:val="clear" w:color="auto" w:fill="auto"/>
          <w:lang w:val="en-US" w:eastAsia="zh-CN" w:bidi="ar-SA"/>
        </w:rPr>
        <w:t>锚定“十五五”规划总目标，强化青年</w:t>
      </w:r>
      <w:ins w:id="2" w:author="黄书锭" w:date="2026-01-22T18:26:33Z">
        <w:r>
          <w:rPr>
            <w:rFonts w:hint="eastAsia" w:ascii="仿宋_GB2312" w:hAnsi="仿宋_GB2312" w:eastAsia="仿宋_GB2312" w:cs="仿宋_GB2312"/>
            <w:kern w:val="2"/>
            <w:sz w:val="32"/>
            <w:szCs w:val="32"/>
            <w:shd w:val="clear" w:color="auto" w:fill="auto"/>
            <w:lang w:val="en-US" w:eastAsia="zh-CN" w:bidi="ar-SA"/>
          </w:rPr>
          <w:t>党员</w:t>
        </w:r>
      </w:ins>
      <w:r>
        <w:rPr>
          <w:rFonts w:hint="eastAsia" w:ascii="仿宋_GB2312" w:hAnsi="仿宋_GB2312" w:eastAsia="仿宋_GB2312" w:cs="仿宋_GB2312"/>
          <w:kern w:val="2"/>
          <w:sz w:val="32"/>
          <w:szCs w:val="32"/>
          <w:shd w:val="clear" w:color="auto" w:fill="auto"/>
          <w:lang w:val="en-US" w:eastAsia="zh-CN" w:bidi="ar-SA"/>
        </w:rPr>
        <w:t>干部</w:t>
      </w:r>
      <w:del w:id="3" w:author="黄书锭" w:date="2026-01-22T18:26:30Z">
        <w:r>
          <w:rPr>
            <w:rFonts w:hint="eastAsia" w:ascii="仿宋_GB2312" w:hAnsi="仿宋_GB2312" w:eastAsia="仿宋_GB2312" w:cs="仿宋_GB2312"/>
            <w:kern w:val="2"/>
            <w:sz w:val="32"/>
            <w:szCs w:val="32"/>
            <w:shd w:val="clear" w:color="auto" w:fill="auto"/>
            <w:lang w:val="en-US" w:eastAsia="zh-CN" w:bidi="ar-SA"/>
          </w:rPr>
          <w:delText>的</w:delText>
        </w:r>
      </w:del>
      <w:r>
        <w:rPr>
          <w:rFonts w:hint="eastAsia" w:ascii="仿宋_GB2312" w:hAnsi="仿宋_GB2312" w:eastAsia="仿宋_GB2312" w:cs="仿宋_GB2312"/>
          <w:kern w:val="2"/>
          <w:sz w:val="32"/>
          <w:szCs w:val="32"/>
          <w:shd w:val="clear" w:color="auto" w:fill="auto"/>
          <w:lang w:val="en-US" w:eastAsia="zh-CN" w:bidi="ar-SA"/>
        </w:rPr>
        <w:t>教育引领，提升对建设海洋强国福建实践的学习认知</w:t>
      </w:r>
      <w:del w:id="4" w:author="黄书锭" w:date="2026-01-22T18:26:47Z">
        <w:r>
          <w:rPr>
            <w:rFonts w:hint="eastAsia" w:ascii="仿宋_GB2312" w:hAnsi="仿宋_GB2312" w:eastAsia="仿宋_GB2312" w:cs="仿宋_GB2312"/>
            <w:kern w:val="2"/>
            <w:sz w:val="32"/>
            <w:szCs w:val="32"/>
            <w:shd w:val="clear" w:color="auto" w:fill="auto"/>
            <w:lang w:val="en-US" w:eastAsia="zh-CN" w:bidi="ar-SA"/>
          </w:rPr>
          <w:delText>。</w:delText>
        </w:r>
      </w:del>
      <w:r>
        <w:rPr>
          <w:rFonts w:hint="eastAsia" w:ascii="仿宋_GB2312" w:hAnsi="仿宋_GB2312" w:eastAsia="仿宋_GB2312" w:cs="仿宋_GB2312"/>
          <w:kern w:val="2"/>
          <w:sz w:val="32"/>
          <w:szCs w:val="32"/>
          <w:shd w:val="clear" w:color="auto" w:fill="auto"/>
          <w:lang w:val="en-US" w:eastAsia="zh-CN" w:bidi="ar-SA"/>
        </w:rPr>
        <w:fldChar w:fldCharType="end"/>
      </w:r>
      <w:ins w:id="5" w:author="黄书锭" w:date="2026-01-22T18:26:47Z">
        <w:r>
          <w:rPr>
            <w:rFonts w:hint="eastAsia" w:ascii="仿宋_GB2312" w:hAnsi="仿宋_GB2312" w:eastAsia="仿宋_GB2312" w:cs="仿宋_GB2312"/>
            <w:kern w:val="2"/>
            <w:sz w:val="32"/>
            <w:szCs w:val="32"/>
            <w:shd w:val="clear" w:color="auto" w:fill="auto"/>
            <w:lang w:val="en-US" w:eastAsia="zh-CN" w:bidi="ar-SA"/>
          </w:rPr>
          <w:t>，</w:t>
        </w:r>
      </w:ins>
      <w:del w:id="6" w:author="黄书锭" w:date="2026-01-22T18:26:51Z">
        <w:r>
          <w:rPr>
            <w:rFonts w:hint="eastAsia" w:ascii="仿宋_GB2312" w:hAnsi="仿宋_GB2312" w:eastAsia="仿宋_GB2312" w:cs="仿宋_GB2312"/>
            <w:kern w:val="2"/>
            <w:sz w:val="32"/>
            <w:szCs w:val="32"/>
            <w:shd w:val="clear" w:color="auto" w:fill="auto"/>
            <w:lang w:val="en-US" w:eastAsia="zh-CN" w:bidi="ar-SA"/>
          </w:rPr>
          <w:delText>机关党办党支部</w:delText>
        </w:r>
      </w:del>
      <w:ins w:id="7" w:author="黄书锭" w:date="2026-01-22T18:26:51Z">
        <w:r>
          <w:rPr>
            <w:rFonts w:hint="eastAsia" w:ascii="仿宋_GB2312" w:hAnsi="仿宋_GB2312" w:eastAsia="仿宋_GB2312" w:cs="仿宋_GB2312"/>
            <w:kern w:val="2"/>
            <w:sz w:val="32"/>
            <w:szCs w:val="32"/>
            <w:shd w:val="clear" w:color="auto" w:fill="auto"/>
            <w:lang w:val="en-US" w:eastAsia="zh-CN" w:bidi="ar-SA"/>
          </w:rPr>
          <w:t>办</w:t>
        </w:r>
      </w:ins>
      <w:ins w:id="8" w:author="黄书锭" w:date="2026-01-22T18:26:52Z">
        <w:r>
          <w:rPr>
            <w:rFonts w:hint="eastAsia" w:ascii="仿宋_GB2312" w:hAnsi="仿宋_GB2312" w:eastAsia="仿宋_GB2312" w:cs="仿宋_GB2312"/>
            <w:kern w:val="2"/>
            <w:sz w:val="32"/>
            <w:szCs w:val="32"/>
            <w:shd w:val="clear" w:color="auto" w:fill="auto"/>
            <w:lang w:val="en-US" w:eastAsia="zh-CN" w:bidi="ar-SA"/>
          </w:rPr>
          <w:t>机关</w:t>
        </w:r>
      </w:ins>
      <w:ins w:id="9" w:author="黄书锭" w:date="2026-01-22T18:26:53Z">
        <w:r>
          <w:rPr>
            <w:rFonts w:hint="eastAsia" w:ascii="仿宋_GB2312" w:hAnsi="仿宋_GB2312" w:eastAsia="仿宋_GB2312" w:cs="仿宋_GB2312"/>
            <w:kern w:val="2"/>
            <w:sz w:val="32"/>
            <w:szCs w:val="32"/>
            <w:shd w:val="clear" w:color="auto" w:fill="auto"/>
            <w:lang w:val="en-US" w:eastAsia="zh-CN" w:bidi="ar-SA"/>
          </w:rPr>
          <w:t>党委</w:t>
        </w:r>
      </w:ins>
      <w:r>
        <w:rPr>
          <w:rFonts w:hint="eastAsia" w:ascii="仿宋_GB2312" w:hAnsi="仿宋_GB2312" w:eastAsia="仿宋_GB2312" w:cs="仿宋_GB2312"/>
          <w:kern w:val="2"/>
          <w:sz w:val="32"/>
          <w:szCs w:val="32"/>
          <w:shd w:val="clear" w:color="auto" w:fill="auto"/>
          <w:lang w:val="en-US" w:eastAsia="zh-CN" w:bidi="ar-SA"/>
        </w:rPr>
        <w:t>、</w:t>
      </w:r>
      <w:del w:id="10" w:author="黄书锭" w:date="2026-01-22T18:26:55Z">
        <w:r>
          <w:rPr>
            <w:rFonts w:hint="eastAsia" w:ascii="仿宋_GB2312" w:hAnsi="仿宋_GB2312" w:eastAsia="仿宋_GB2312" w:cs="仿宋_GB2312"/>
            <w:kern w:val="2"/>
            <w:sz w:val="32"/>
            <w:szCs w:val="32"/>
            <w:shd w:val="clear" w:color="auto" w:fill="auto"/>
            <w:lang w:val="en-US" w:eastAsia="zh-CN" w:bidi="ar-SA"/>
          </w:rPr>
          <w:delText>办</w:delText>
        </w:r>
      </w:del>
      <w:r>
        <w:rPr>
          <w:rFonts w:hint="eastAsia" w:ascii="仿宋_GB2312" w:hAnsi="仿宋_GB2312" w:eastAsia="仿宋_GB2312" w:cs="仿宋_GB2312"/>
          <w:kern w:val="2"/>
          <w:sz w:val="32"/>
          <w:szCs w:val="32"/>
          <w:shd w:val="clear" w:color="auto" w:fill="auto"/>
          <w:lang w:val="en-US" w:eastAsia="zh-CN" w:bidi="ar-SA"/>
        </w:rPr>
        <w:t>青年理论学习小组拟于近期联合省海洋与渔业局直属</w:t>
      </w:r>
      <w:r>
        <w:rPr>
          <w:rFonts w:hint="eastAsia" w:ascii="仿宋_GB2312" w:hAnsi="仿宋_GB2312" w:eastAsia="仿宋_GB2312" w:cs="仿宋_GB2312"/>
          <w:color w:val="auto"/>
          <w:kern w:val="2"/>
          <w:sz w:val="32"/>
          <w:szCs w:val="32"/>
          <w:u w:val="none"/>
          <w:shd w:val="clear" w:color="auto" w:fill="auto"/>
          <w:lang w:val="en-US" w:eastAsia="zh-CN" w:bidi="ar-SA"/>
        </w:rPr>
        <w:t>机关党委，</w:t>
      </w:r>
      <w:r>
        <w:rPr>
          <w:rFonts w:hint="eastAsia" w:ascii="仿宋_GB2312" w:hAnsi="仿宋_GB2312" w:eastAsia="仿宋_GB2312" w:cs="仿宋_GB2312"/>
          <w:kern w:val="2"/>
          <w:sz w:val="32"/>
          <w:szCs w:val="32"/>
          <w:shd w:val="clear" w:color="auto" w:fill="auto"/>
          <w:lang w:val="en-US" w:eastAsia="zh-CN" w:bidi="ar-SA"/>
        </w:rPr>
        <w:t>共同开展“勇立潮头担使命</w:t>
      </w:r>
      <w:del w:id="11" w:author="黄书锭" w:date="2026-01-22T18:28:13Z">
        <w:r>
          <w:rPr>
            <w:rFonts w:hint="default" w:ascii="仿宋_GB2312" w:hAnsi="仿宋_GB2312" w:eastAsia="仿宋_GB2312" w:cs="仿宋_GB2312"/>
            <w:kern w:val="2"/>
            <w:sz w:val="32"/>
            <w:szCs w:val="32"/>
            <w:shd w:val="clear" w:color="auto" w:fill="auto"/>
            <w:lang w:val="en-US" w:eastAsia="zh-CN" w:bidi="ar-SA"/>
          </w:rPr>
          <w:delText xml:space="preserve">  </w:delText>
        </w:r>
      </w:del>
      <w:ins w:id="12" w:author="黄书锭" w:date="2026-01-22T18:28:13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向海图强建新功”主题党日暨青年理论学习小组活动，具体方案如下。</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活动时间</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textAlignment w:val="auto"/>
        <w:rPr>
          <w:rFonts w:hint="default"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 xml:space="preserve">    </w:t>
      </w:r>
      <w:r>
        <w:rPr>
          <w:rFonts w:hint="default" w:ascii="Times New Roman" w:hAnsi="Times New Roman" w:eastAsia="仿宋_GB2312" w:cs="Times New Roman"/>
          <w:kern w:val="2"/>
          <w:sz w:val="32"/>
          <w:szCs w:val="32"/>
          <w:shd w:val="clear" w:color="auto" w:fill="auto"/>
          <w:lang w:val="en-US" w:eastAsia="zh-CN" w:bidi="ar-SA"/>
        </w:rPr>
        <w:t>2026</w:t>
      </w:r>
      <w:r>
        <w:rPr>
          <w:rFonts w:hint="eastAsia" w:ascii="仿宋_GB2312" w:hAnsi="仿宋_GB2312" w:eastAsia="仿宋_GB2312" w:cs="仿宋_GB2312"/>
          <w:kern w:val="2"/>
          <w:sz w:val="32"/>
          <w:szCs w:val="32"/>
          <w:shd w:val="clear" w:color="auto" w:fill="auto"/>
          <w:lang w:val="en-US" w:eastAsia="zh-CN" w:bidi="ar-SA"/>
        </w:rPr>
        <w:t>年</w:t>
      </w: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月下旬（暂定</w:t>
      </w: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月</w:t>
      </w:r>
      <w:r>
        <w:rPr>
          <w:rFonts w:hint="default" w:ascii="Times New Roman" w:hAnsi="Times New Roman" w:eastAsia="仿宋_GB2312" w:cs="Times New Roman"/>
          <w:kern w:val="2"/>
          <w:sz w:val="32"/>
          <w:szCs w:val="32"/>
          <w:shd w:val="clear" w:color="auto" w:fill="auto"/>
          <w:lang w:val="en-US" w:eastAsia="zh-CN" w:bidi="ar-SA"/>
        </w:rPr>
        <w:t>2</w:t>
      </w:r>
      <w:r>
        <w:rPr>
          <w:rFonts w:hint="eastAsia" w:ascii="Times New Roman" w:hAnsi="Times New Roman" w:eastAsia="仿宋_GB2312" w:cs="Times New Roman"/>
          <w:kern w:val="2"/>
          <w:sz w:val="32"/>
          <w:szCs w:val="32"/>
          <w:shd w:val="clear" w:color="auto" w:fill="auto"/>
          <w:lang w:val="en-US" w:eastAsia="zh-CN" w:bidi="ar-SA"/>
        </w:rPr>
        <w:t>9</w:t>
      </w:r>
      <w:r>
        <w:rPr>
          <w:rFonts w:hint="eastAsia" w:ascii="仿宋_GB2312" w:hAnsi="仿宋_GB2312" w:eastAsia="仿宋_GB2312" w:cs="仿宋_GB2312"/>
          <w:kern w:val="2"/>
          <w:sz w:val="32"/>
          <w:szCs w:val="32"/>
          <w:shd w:val="clear" w:color="auto" w:fill="auto"/>
          <w:lang w:val="en-US" w:eastAsia="zh-CN" w:bidi="ar-SA"/>
        </w:rPr>
        <w:t>日上午，若遇重要工作任务顺延）</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活动地点</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textAlignment w:val="auto"/>
        <w:rPr>
          <w:rFonts w:hint="default"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 xml:space="preserve">   </w:t>
      </w:r>
      <w:r>
        <w:rPr>
          <w:rFonts w:hint="eastAsia" w:ascii="仿宋_GB2312" w:hAnsi="仿宋_GB2312" w:eastAsia="仿宋_GB2312" w:cs="仿宋_GB2312"/>
          <w:kern w:val="2"/>
          <w:sz w:val="32"/>
          <w:szCs w:val="32"/>
          <w:shd w:val="clear" w:color="auto" w:fill="auto"/>
          <w:lang w:val="en-US" w:eastAsia="zh-CN" w:bidi="ar-SA"/>
        </w:rPr>
        <w:t xml:space="preserve"> 福州鼓楼区、马尾区</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参加人员</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textAlignment w:val="auto"/>
        <w:rPr>
          <w:rFonts w:hint="eastAsia" w:ascii="仿宋_GB2312" w:hAnsi="仿宋_GB2312" w:eastAsia="仿宋_GB2312" w:cs="仿宋_GB2312"/>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 xml:space="preserve"> </w:t>
      </w:r>
      <w:r>
        <w:rPr>
          <w:rFonts w:hint="eastAsia" w:ascii="仿宋_GB2312" w:hAnsi="仿宋_GB2312" w:eastAsia="仿宋_GB2312" w:cs="仿宋_GB2312"/>
          <w:kern w:val="2"/>
          <w:sz w:val="32"/>
          <w:szCs w:val="32"/>
          <w:shd w:val="clear" w:color="auto" w:fill="auto"/>
          <w:lang w:val="en-US" w:eastAsia="zh-CN" w:bidi="ar-SA"/>
        </w:rPr>
        <w:t xml:space="preserve">   </w:t>
      </w: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.省委网信办</w:t>
      </w:r>
      <w:del w:id="13" w:author="黄书锭" w:date="2026-01-22T18:27:48Z">
        <w:r>
          <w:rPr>
            <w:rFonts w:hint="eastAsia" w:ascii="仿宋_GB2312" w:hAnsi="仿宋_GB2312" w:eastAsia="仿宋_GB2312" w:cs="仿宋_GB2312"/>
            <w:kern w:val="2"/>
            <w:sz w:val="32"/>
            <w:szCs w:val="32"/>
            <w:shd w:val="clear" w:color="auto" w:fill="auto"/>
            <w:lang w:val="en-US" w:eastAsia="zh-CN" w:bidi="ar-SA"/>
          </w:rPr>
          <w:delText>机关党办党支部</w:delText>
        </w:r>
      </w:del>
      <w:ins w:id="14" w:author="黄书锭" w:date="2026-01-22T18:27:50Z">
        <w:r>
          <w:rPr>
            <w:rFonts w:hint="eastAsia" w:ascii="仿宋_GB2312" w:hAnsi="仿宋_GB2312" w:eastAsia="仿宋_GB2312" w:cs="仿宋_GB2312"/>
            <w:kern w:val="2"/>
            <w:sz w:val="32"/>
            <w:szCs w:val="32"/>
            <w:shd w:val="clear" w:color="auto" w:fill="auto"/>
            <w:lang w:val="en-US" w:eastAsia="zh-CN" w:bidi="ar-SA"/>
          </w:rPr>
          <w:t>机关</w:t>
        </w:r>
      </w:ins>
      <w:ins w:id="15" w:author="黄书锭" w:date="2026-01-22T18:27:51Z">
        <w:r>
          <w:rPr>
            <w:rFonts w:hint="eastAsia" w:ascii="仿宋_GB2312" w:hAnsi="仿宋_GB2312" w:eastAsia="仿宋_GB2312" w:cs="仿宋_GB2312"/>
            <w:kern w:val="2"/>
            <w:sz w:val="32"/>
            <w:szCs w:val="32"/>
            <w:shd w:val="clear" w:color="auto" w:fill="auto"/>
            <w:lang w:val="en-US" w:eastAsia="zh-CN" w:bidi="ar-SA"/>
          </w:rPr>
          <w:t>党委</w:t>
        </w:r>
      </w:ins>
      <w:r>
        <w:rPr>
          <w:rFonts w:hint="eastAsia" w:ascii="仿宋_GB2312" w:hAnsi="仿宋_GB2312" w:eastAsia="仿宋_GB2312" w:cs="仿宋_GB2312"/>
          <w:kern w:val="2"/>
          <w:sz w:val="32"/>
          <w:szCs w:val="32"/>
          <w:shd w:val="clear" w:color="auto" w:fill="auto"/>
          <w:lang w:val="en-US" w:eastAsia="zh-CN" w:bidi="ar-SA"/>
        </w:rPr>
        <w:t>党员干部、</w:t>
      </w:r>
      <w:del w:id="16" w:author="黄书锭" w:date="2026-01-22T18:27:22Z">
        <w:r>
          <w:rPr>
            <w:rFonts w:hint="eastAsia" w:ascii="仿宋_GB2312" w:hAnsi="仿宋_GB2312" w:eastAsia="仿宋_GB2312" w:cs="仿宋_GB2312"/>
            <w:kern w:val="2"/>
            <w:sz w:val="32"/>
            <w:szCs w:val="32"/>
            <w:shd w:val="clear" w:color="auto" w:fill="auto"/>
            <w:lang w:val="en-US" w:eastAsia="zh-CN" w:bidi="ar-SA"/>
          </w:rPr>
          <w:delText>办</w:delText>
        </w:r>
      </w:del>
      <w:r>
        <w:rPr>
          <w:rFonts w:hint="eastAsia" w:ascii="仿宋_GB2312" w:hAnsi="仿宋_GB2312" w:eastAsia="仿宋_GB2312" w:cs="仿宋_GB2312"/>
          <w:kern w:val="2"/>
          <w:sz w:val="32"/>
          <w:szCs w:val="32"/>
          <w:shd w:val="clear" w:color="auto" w:fill="auto"/>
          <w:lang w:val="en-US" w:eastAsia="zh-CN" w:bidi="ar-SA"/>
        </w:rPr>
        <w:t>青年理论学习小组成员。</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textAlignment w:val="auto"/>
        <w:rPr>
          <w:rFonts w:hint="default" w:ascii="仿宋_GB2312" w:hAnsi="仿宋_GB2312" w:eastAsia="仿宋_GB2312" w:cs="仿宋_GB2312"/>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 xml:space="preserve">    2</w:t>
      </w:r>
      <w:r>
        <w:rPr>
          <w:rFonts w:hint="eastAsia" w:ascii="仿宋_GB2312" w:hAnsi="仿宋_GB2312" w:eastAsia="仿宋_GB2312" w:cs="仿宋_GB2312"/>
          <w:kern w:val="2"/>
          <w:sz w:val="32"/>
          <w:szCs w:val="32"/>
          <w:shd w:val="clear" w:color="auto" w:fill="auto"/>
          <w:lang w:val="en-US" w:eastAsia="zh-CN" w:bidi="ar-SA"/>
        </w:rPr>
        <w:t>.省海洋与渔业局</w:t>
      </w:r>
      <w:ins w:id="17" w:author="黄书锭" w:date="2026-01-22T18:29:36Z">
        <w:r>
          <w:rPr>
            <w:rFonts w:hint="eastAsia" w:ascii="仿宋_GB2312" w:hAnsi="仿宋_GB2312" w:eastAsia="仿宋_GB2312" w:cs="仿宋_GB2312"/>
            <w:kern w:val="2"/>
            <w:sz w:val="32"/>
            <w:szCs w:val="32"/>
            <w:shd w:val="clear" w:color="auto" w:fill="auto"/>
            <w:lang w:val="en-US" w:eastAsia="zh-CN" w:bidi="ar-SA"/>
          </w:rPr>
          <w:t>直属</w:t>
        </w:r>
      </w:ins>
      <w:r>
        <w:rPr>
          <w:rFonts w:hint="eastAsia" w:ascii="仿宋_GB2312" w:hAnsi="仿宋_GB2312" w:eastAsia="仿宋_GB2312" w:cs="仿宋_GB2312"/>
          <w:kern w:val="2"/>
          <w:sz w:val="32"/>
          <w:szCs w:val="32"/>
          <w:shd w:val="clear" w:color="auto" w:fill="auto"/>
          <w:lang w:val="en-US" w:eastAsia="zh-CN" w:bidi="ar-SA"/>
        </w:rPr>
        <w:t>机关党委党员干部。</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具体安排</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8</w:t>
      </w:r>
      <w:r>
        <w:rPr>
          <w:rFonts w:hint="eastAsia" w:ascii="仿宋_GB2312" w:hAnsi="仿宋_GB2312" w:eastAsia="仿宋_GB2312" w:cs="仿宋_GB2312"/>
          <w:kern w:val="2"/>
          <w:sz w:val="32"/>
          <w:szCs w:val="32"/>
          <w:shd w:val="clear" w:color="auto" w:fill="auto"/>
          <w:lang w:val="en-US" w:eastAsia="zh-CN" w:bidi="ar-SA"/>
        </w:rPr>
        <w:t>:</w:t>
      </w:r>
      <w:r>
        <w:rPr>
          <w:rFonts w:hint="default" w:ascii="Times New Roman" w:hAnsi="Times New Roman" w:eastAsia="仿宋_GB2312" w:cs="Times New Roman"/>
          <w:kern w:val="2"/>
          <w:sz w:val="32"/>
          <w:szCs w:val="32"/>
          <w:shd w:val="clear" w:color="auto" w:fill="auto"/>
          <w:lang w:val="en-US" w:eastAsia="zh-CN" w:bidi="ar-SA"/>
        </w:rPr>
        <w:t>15</w:t>
      </w:r>
      <w:del w:id="18" w:author="黄书锭" w:date="2026-01-22T18:27:58Z">
        <w:r>
          <w:rPr>
            <w:rFonts w:hint="default" w:ascii="仿宋_GB2312" w:hAnsi="仿宋_GB2312" w:eastAsia="仿宋_GB2312" w:cs="仿宋_GB2312"/>
            <w:kern w:val="2"/>
            <w:sz w:val="32"/>
            <w:szCs w:val="32"/>
            <w:shd w:val="clear" w:color="auto" w:fill="auto"/>
            <w:lang w:val="en-US" w:eastAsia="zh-CN" w:bidi="ar-SA"/>
          </w:rPr>
          <w:delText xml:space="preserve">   </w:delText>
        </w:r>
      </w:del>
      <w:ins w:id="19" w:author="黄书锭" w:date="2026-01-22T18:27:58Z">
        <w:r>
          <w:rPr>
            <w:rFonts w:hint="eastAsia" w:ascii="仿宋_GB2312" w:hAnsi="仿宋_GB2312" w:eastAsia="仿宋_GB2312" w:cs="仿宋_GB2312"/>
            <w:kern w:val="2"/>
            <w:sz w:val="32"/>
            <w:szCs w:val="32"/>
            <w:shd w:val="clear" w:color="auto" w:fill="auto"/>
            <w:lang w:val="en-US" w:eastAsia="zh-CN" w:bidi="ar-SA"/>
          </w:rPr>
          <w:t xml:space="preserve">  </w:t>
        </w:r>
      </w:ins>
      <w:ins w:id="20" w:author="黄书锭" w:date="2026-01-22T18:28:50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自行前往省海洋与渔业局集中，赴</w:t>
      </w: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号楼</w:t>
      </w:r>
      <w:r>
        <w:rPr>
          <w:rFonts w:hint="default" w:ascii="Times New Roman" w:hAnsi="Times New Roman" w:eastAsia="仿宋_GB2312" w:cs="Times New Roman"/>
          <w:kern w:val="2"/>
          <w:sz w:val="32"/>
          <w:szCs w:val="32"/>
          <w:shd w:val="clear" w:color="auto" w:fill="auto"/>
          <w:lang w:val="en-US" w:eastAsia="zh-CN" w:bidi="ar-SA"/>
        </w:rPr>
        <w:t>11</w:t>
      </w:r>
      <w:r>
        <w:rPr>
          <w:rFonts w:hint="eastAsia" w:ascii="Times New Roman" w:hAnsi="Times New Roman" w:eastAsia="仿宋_GB2312" w:cs="Times New Roman"/>
          <w:kern w:val="2"/>
          <w:sz w:val="32"/>
          <w:szCs w:val="32"/>
          <w:shd w:val="clear" w:color="auto" w:fill="auto"/>
          <w:lang w:val="en-US" w:eastAsia="zh-CN" w:bidi="ar-SA"/>
        </w:rPr>
        <w:t>层</w:t>
      </w:r>
      <w:r>
        <w:rPr>
          <w:rFonts w:hint="eastAsia" w:ascii="仿宋_GB2312" w:hAnsi="仿宋_GB2312" w:eastAsia="仿宋_GB2312" w:cs="仿宋_GB2312"/>
          <w:kern w:val="2"/>
          <w:sz w:val="32"/>
          <w:szCs w:val="32"/>
          <w:shd w:val="clear" w:color="auto" w:fill="auto"/>
          <w:lang w:val="en-US" w:eastAsia="zh-CN" w:bidi="ar-SA"/>
        </w:rPr>
        <w:t>展厅，参观学习“经略海洋</w:t>
      </w:r>
      <w:del w:id="21" w:author="黄书锭" w:date="2026-01-22T18:28:06Z">
        <w:r>
          <w:rPr>
            <w:rFonts w:hint="default" w:ascii="仿宋_GB2312" w:hAnsi="仿宋_GB2312" w:eastAsia="仿宋_GB2312" w:cs="仿宋_GB2312"/>
            <w:kern w:val="2"/>
            <w:sz w:val="32"/>
            <w:szCs w:val="32"/>
            <w:shd w:val="clear" w:color="auto" w:fill="auto"/>
            <w:lang w:val="en-US" w:eastAsia="zh-CN" w:bidi="ar-SA"/>
          </w:rPr>
          <w:delText xml:space="preserve">  </w:delText>
        </w:r>
      </w:del>
      <w:ins w:id="22" w:author="黄书锭" w:date="2026-01-22T18:28:06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向海图强”——习近平总书记关于海洋强国建设重要论述福建实践主题展</w:t>
      </w:r>
      <w:r>
        <w:rPr>
          <w:rFonts w:hint="eastAsia" w:ascii="楷体" w:hAnsi="楷体" w:eastAsia="楷体" w:cs="楷体"/>
          <w:kern w:val="2"/>
          <w:sz w:val="32"/>
          <w:szCs w:val="32"/>
          <w:shd w:val="clear" w:color="auto" w:fill="auto"/>
          <w:lang w:val="en-US" w:eastAsia="zh-CN" w:bidi="ar-SA"/>
        </w:rPr>
        <w:t>（约30分钟）。</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r>
        <w:rPr>
          <w:rFonts w:hint="eastAsia" w:ascii="Times New Roman" w:hAnsi="Times New Roman" w:eastAsia="仿宋_GB2312" w:cs="Times New Roman"/>
          <w:kern w:val="2"/>
          <w:sz w:val="32"/>
          <w:szCs w:val="32"/>
          <w:shd w:val="clear" w:color="auto" w:fill="auto"/>
          <w:lang w:val="en-US" w:eastAsia="zh-CN" w:bidi="ar-SA"/>
        </w:rPr>
        <w:t>8</w:t>
      </w:r>
      <w:r>
        <w:rPr>
          <w:rFonts w:hint="eastAsia" w:ascii="仿宋_GB2312" w:hAnsi="仿宋_GB2312" w:eastAsia="仿宋_GB2312" w:cs="仿宋_GB2312"/>
          <w:kern w:val="2"/>
          <w:sz w:val="32"/>
          <w:szCs w:val="32"/>
          <w:shd w:val="clear" w:color="auto" w:fill="auto"/>
          <w:lang w:val="en-US" w:eastAsia="zh-CN" w:bidi="ar-SA"/>
        </w:rPr>
        <w:t>:</w:t>
      </w:r>
      <w:r>
        <w:rPr>
          <w:rFonts w:hint="eastAsia" w:ascii="Times New Roman" w:hAnsi="Times New Roman" w:eastAsia="仿宋_GB2312" w:cs="Times New Roman"/>
          <w:kern w:val="2"/>
          <w:sz w:val="32"/>
          <w:szCs w:val="32"/>
          <w:shd w:val="clear" w:color="auto" w:fill="auto"/>
          <w:lang w:val="en-US" w:eastAsia="zh-CN" w:bidi="ar-SA"/>
        </w:rPr>
        <w:t>45</w:t>
      </w:r>
      <w:del w:id="23" w:author="黄书锭" w:date="2026-01-22T18:28:33Z">
        <w:r>
          <w:rPr>
            <w:rFonts w:hint="default" w:ascii="仿宋_GB2312" w:hAnsi="仿宋_GB2312" w:eastAsia="仿宋_GB2312" w:cs="仿宋_GB2312"/>
            <w:kern w:val="2"/>
            <w:sz w:val="32"/>
            <w:szCs w:val="32"/>
            <w:shd w:val="clear" w:color="auto" w:fill="auto"/>
            <w:lang w:val="en-US" w:eastAsia="zh-CN" w:bidi="ar-SA"/>
          </w:rPr>
          <w:delText xml:space="preserve">   </w:delText>
        </w:r>
      </w:del>
      <w:ins w:id="24" w:author="黄书锭" w:date="2026-01-22T18:28:33Z">
        <w:r>
          <w:rPr>
            <w:rFonts w:hint="eastAsia" w:ascii="仿宋_GB2312" w:hAnsi="仿宋_GB2312" w:eastAsia="仿宋_GB2312" w:cs="仿宋_GB2312"/>
            <w:kern w:val="2"/>
            <w:sz w:val="32"/>
            <w:szCs w:val="32"/>
            <w:shd w:val="clear" w:color="auto" w:fill="auto"/>
            <w:lang w:val="en-US" w:eastAsia="zh-CN" w:bidi="ar-SA"/>
          </w:rPr>
          <w:t xml:space="preserve"> </w:t>
        </w:r>
      </w:ins>
      <w:ins w:id="25" w:author="黄书锭" w:date="2026-01-22T18:28:46Z">
        <w:r>
          <w:rPr>
            <w:rFonts w:hint="eastAsia" w:ascii="仿宋_GB2312" w:hAnsi="仿宋_GB2312" w:eastAsia="仿宋_GB2312" w:cs="仿宋_GB2312"/>
            <w:kern w:val="2"/>
            <w:sz w:val="32"/>
            <w:szCs w:val="32"/>
            <w:shd w:val="clear" w:color="auto" w:fill="auto"/>
            <w:lang w:val="en-US" w:eastAsia="zh-CN" w:bidi="ar-SA"/>
          </w:rPr>
          <w:t xml:space="preserve"> </w:t>
        </w:r>
      </w:ins>
      <w:ins w:id="26" w:author="黄书锭" w:date="2026-01-22T18:28:33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乘车前往</w:t>
      </w:r>
      <w:r>
        <w:rPr>
          <w:rFonts w:hint="eastAsia" w:ascii="仿宋_GB2312" w:hAnsi="仿宋_GB2312" w:eastAsia="仿宋_GB2312" w:cs="仿宋_GB2312"/>
          <w:color w:val="auto"/>
          <w:kern w:val="2"/>
          <w:sz w:val="32"/>
          <w:szCs w:val="32"/>
          <w:u w:val="none"/>
          <w:shd w:val="clear" w:color="auto" w:fill="auto"/>
          <w:lang w:val="en-US" w:eastAsia="zh-CN" w:bidi="ar-SA"/>
        </w:rPr>
        <w:t>马尾区亭江镇英屿村前屿136号省海洋与渔业执法总队特勤执法支队</w:t>
      </w:r>
      <w:r>
        <w:rPr>
          <w:rFonts w:hint="eastAsia" w:ascii="楷体" w:hAnsi="楷体" w:eastAsia="楷体" w:cs="楷体"/>
          <w:kern w:val="2"/>
          <w:sz w:val="32"/>
          <w:szCs w:val="32"/>
          <w:shd w:val="clear" w:color="auto" w:fill="auto"/>
          <w:lang w:val="en-US" w:eastAsia="zh-CN" w:bidi="ar-SA"/>
        </w:rPr>
        <w:t>（约</w:t>
      </w:r>
      <w:r>
        <w:rPr>
          <w:rFonts w:hint="default" w:ascii="Times New Roman" w:hAnsi="Times New Roman" w:eastAsia="楷体" w:cs="Times New Roman"/>
          <w:kern w:val="2"/>
          <w:sz w:val="32"/>
          <w:szCs w:val="32"/>
          <w:shd w:val="clear" w:color="auto" w:fill="auto"/>
          <w:lang w:val="en-US" w:eastAsia="zh-CN" w:bidi="ar-SA"/>
        </w:rPr>
        <w:t>4</w:t>
      </w:r>
      <w:r>
        <w:rPr>
          <w:rFonts w:hint="eastAsia" w:ascii="Times New Roman" w:hAnsi="Times New Roman" w:eastAsia="楷体" w:cs="Times New Roman"/>
          <w:kern w:val="2"/>
          <w:sz w:val="32"/>
          <w:szCs w:val="32"/>
          <w:shd w:val="clear" w:color="auto" w:fill="auto"/>
          <w:lang w:val="en-US" w:eastAsia="zh-CN" w:bidi="ar-SA"/>
        </w:rPr>
        <w:t>5</w:t>
      </w:r>
      <w:r>
        <w:rPr>
          <w:rFonts w:hint="eastAsia" w:ascii="楷体" w:hAnsi="楷体" w:eastAsia="楷体" w:cs="楷体"/>
          <w:kern w:val="2"/>
          <w:sz w:val="32"/>
          <w:szCs w:val="32"/>
          <w:shd w:val="clear" w:color="auto" w:fill="auto"/>
          <w:lang w:val="en-US" w:eastAsia="zh-CN" w:bidi="ar-SA"/>
        </w:rPr>
        <w:t>分钟）。</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楷体" w:hAnsi="楷体" w:eastAsia="楷体" w:cs="楷体"/>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9</w:t>
      </w:r>
      <w:r>
        <w:rPr>
          <w:rFonts w:hint="eastAsia" w:ascii="仿宋_GB2312" w:hAnsi="仿宋_GB2312" w:eastAsia="仿宋_GB2312" w:cs="仿宋_GB2312"/>
          <w:kern w:val="2"/>
          <w:sz w:val="32"/>
          <w:szCs w:val="32"/>
          <w:shd w:val="clear" w:color="auto" w:fill="auto"/>
          <w:lang w:val="en-US" w:eastAsia="zh-CN" w:bidi="ar-SA"/>
        </w:rPr>
        <w:t>:</w:t>
      </w:r>
      <w:r>
        <w:rPr>
          <w:rFonts w:hint="eastAsia" w:ascii="Times New Roman" w:hAnsi="Times New Roman" w:eastAsia="仿宋_GB2312" w:cs="Times New Roman"/>
          <w:kern w:val="2"/>
          <w:sz w:val="32"/>
          <w:szCs w:val="32"/>
          <w:shd w:val="clear" w:color="auto" w:fill="auto"/>
          <w:lang w:val="en-US" w:eastAsia="zh-CN" w:bidi="ar-SA"/>
        </w:rPr>
        <w:t>30</w:t>
      </w:r>
      <w:del w:id="27" w:author="黄书锭" w:date="2026-01-22T18:28:40Z">
        <w:r>
          <w:rPr>
            <w:rFonts w:hint="default" w:ascii="仿宋_GB2312" w:hAnsi="仿宋_GB2312" w:eastAsia="仿宋_GB2312" w:cs="仿宋_GB2312"/>
            <w:kern w:val="2"/>
            <w:sz w:val="32"/>
            <w:szCs w:val="32"/>
            <w:shd w:val="clear" w:color="auto" w:fill="auto"/>
            <w:lang w:val="en-US" w:eastAsia="zh-CN" w:bidi="ar-SA"/>
          </w:rPr>
          <w:delText xml:space="preserve">   </w:delText>
        </w:r>
      </w:del>
      <w:ins w:id="28" w:author="黄书锭" w:date="2026-01-22T18:28:40Z">
        <w:r>
          <w:rPr>
            <w:rFonts w:hint="eastAsia" w:ascii="仿宋_GB2312" w:hAnsi="仿宋_GB2312" w:eastAsia="仿宋_GB2312" w:cs="仿宋_GB2312"/>
            <w:kern w:val="2"/>
            <w:sz w:val="32"/>
            <w:szCs w:val="32"/>
            <w:shd w:val="clear" w:color="auto" w:fill="auto"/>
            <w:lang w:val="en-US" w:eastAsia="zh-CN" w:bidi="ar-SA"/>
          </w:rPr>
          <w:t xml:space="preserve"> </w:t>
        </w:r>
      </w:ins>
      <w:ins w:id="29" w:author="黄书锭" w:date="2026-01-22T18:28:45Z">
        <w:r>
          <w:rPr>
            <w:rFonts w:hint="eastAsia" w:ascii="仿宋_GB2312" w:hAnsi="仿宋_GB2312" w:eastAsia="仿宋_GB2312" w:cs="仿宋_GB2312"/>
            <w:kern w:val="2"/>
            <w:sz w:val="32"/>
            <w:szCs w:val="32"/>
            <w:shd w:val="clear" w:color="auto" w:fill="auto"/>
            <w:lang w:val="en-US" w:eastAsia="zh-CN" w:bidi="ar-SA"/>
          </w:rPr>
          <w:t xml:space="preserve"> </w:t>
        </w:r>
      </w:ins>
      <w:ins w:id="30" w:author="黄书锭" w:date="2026-01-22T18:28:40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走访</w:t>
      </w:r>
      <w:r>
        <w:rPr>
          <w:rFonts w:hint="eastAsia" w:ascii="仿宋_GB2312" w:hAnsi="仿宋_GB2312" w:eastAsia="仿宋_GB2312" w:cs="仿宋_GB2312"/>
          <w:color w:val="auto"/>
          <w:kern w:val="2"/>
          <w:sz w:val="32"/>
          <w:szCs w:val="32"/>
          <w:u w:val="none"/>
          <w:shd w:val="clear" w:color="auto" w:fill="auto"/>
          <w:lang w:val="en-US" w:eastAsia="zh-CN" w:bidi="ar-SA"/>
        </w:rPr>
        <w:t>中国海监船</w:t>
      </w:r>
      <w:r>
        <w:rPr>
          <w:rFonts w:hint="eastAsia" w:ascii="楷体" w:hAnsi="楷体" w:eastAsia="楷体" w:cs="楷体"/>
          <w:kern w:val="2"/>
          <w:sz w:val="32"/>
          <w:szCs w:val="32"/>
          <w:shd w:val="clear" w:color="auto" w:fill="auto"/>
          <w:lang w:val="en-US" w:eastAsia="zh-CN" w:bidi="ar-SA"/>
        </w:rPr>
        <w:t>（约</w:t>
      </w:r>
      <w:r>
        <w:rPr>
          <w:rFonts w:hint="eastAsia" w:ascii="Times New Roman" w:hAnsi="Times New Roman" w:eastAsia="楷体" w:cs="Times New Roman"/>
          <w:kern w:val="2"/>
          <w:sz w:val="32"/>
          <w:szCs w:val="32"/>
          <w:shd w:val="clear" w:color="auto" w:fill="auto"/>
          <w:lang w:val="en-US" w:eastAsia="zh-CN" w:bidi="ar-SA"/>
        </w:rPr>
        <w:t>60</w:t>
      </w:r>
      <w:r>
        <w:rPr>
          <w:rFonts w:hint="eastAsia" w:ascii="楷体" w:hAnsi="楷体" w:eastAsia="楷体" w:cs="楷体"/>
          <w:kern w:val="2"/>
          <w:sz w:val="32"/>
          <w:szCs w:val="32"/>
          <w:shd w:val="clear" w:color="auto" w:fill="auto"/>
          <w:lang w:val="en-US" w:eastAsia="zh-CN" w:bidi="ar-SA"/>
        </w:rPr>
        <w:t>分钟）</w:t>
      </w:r>
      <w:r>
        <w:rPr>
          <w:rFonts w:hint="eastAsia" w:ascii="仿宋_GB2312" w:hAnsi="仿宋_GB2312" w:eastAsia="仿宋_GB2312" w:cs="仿宋_GB2312"/>
          <w:color w:val="0000FF"/>
          <w:kern w:val="2"/>
          <w:sz w:val="32"/>
          <w:szCs w:val="32"/>
          <w:shd w:val="clear" w:color="auto" w:fill="auto"/>
          <w:lang w:val="en-US" w:eastAsia="zh-CN" w:bidi="ar-SA"/>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楷体" w:hAnsi="楷体" w:eastAsia="楷体" w:cs="楷体"/>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10</w:t>
      </w:r>
      <w:r>
        <w:rPr>
          <w:rFonts w:hint="eastAsia" w:ascii="仿宋_GB2312" w:hAnsi="仿宋_GB2312" w:eastAsia="仿宋_GB2312" w:cs="仿宋_GB2312"/>
          <w:kern w:val="2"/>
          <w:sz w:val="32"/>
          <w:szCs w:val="32"/>
          <w:shd w:val="clear" w:color="auto" w:fill="auto"/>
          <w:lang w:val="en-US" w:eastAsia="zh-CN" w:bidi="ar-SA"/>
        </w:rPr>
        <w:t>:</w:t>
      </w:r>
      <w:r>
        <w:rPr>
          <w:rFonts w:hint="eastAsia" w:ascii="Times New Roman" w:hAnsi="Times New Roman" w:eastAsia="仿宋_GB2312" w:cs="Times New Roman"/>
          <w:kern w:val="2"/>
          <w:sz w:val="32"/>
          <w:szCs w:val="32"/>
          <w:shd w:val="clear" w:color="auto" w:fill="auto"/>
          <w:lang w:val="en-US" w:eastAsia="zh-CN" w:bidi="ar-SA"/>
        </w:rPr>
        <w:t>3</w:t>
      </w:r>
      <w:r>
        <w:rPr>
          <w:rFonts w:hint="default" w:ascii="Times New Roman" w:hAnsi="Times New Roman" w:eastAsia="仿宋_GB2312" w:cs="Times New Roman"/>
          <w:kern w:val="2"/>
          <w:sz w:val="32"/>
          <w:szCs w:val="32"/>
          <w:shd w:val="clear" w:color="auto" w:fill="auto"/>
          <w:lang w:val="en-US" w:eastAsia="zh-CN" w:bidi="ar-SA"/>
        </w:rPr>
        <w:t>0</w:t>
      </w:r>
      <w:del w:id="31" w:author="黄书锭" w:date="2026-01-22T18:28:43Z">
        <w:r>
          <w:rPr>
            <w:rFonts w:hint="default" w:ascii="仿宋_GB2312" w:hAnsi="仿宋_GB2312" w:eastAsia="仿宋_GB2312" w:cs="仿宋_GB2312"/>
            <w:kern w:val="2"/>
            <w:sz w:val="32"/>
            <w:szCs w:val="32"/>
            <w:shd w:val="clear" w:color="auto" w:fill="auto"/>
            <w:lang w:val="en-US" w:eastAsia="zh-CN" w:bidi="ar-SA"/>
          </w:rPr>
          <w:delText xml:space="preserve">  </w:delText>
        </w:r>
      </w:del>
      <w:ins w:id="32" w:author="黄书锭" w:date="2026-01-22T18:28:43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在</w:t>
      </w:r>
      <w:r>
        <w:rPr>
          <w:rFonts w:hint="eastAsia" w:ascii="仿宋_GB2312" w:hAnsi="仿宋_GB2312" w:eastAsia="仿宋_GB2312" w:cs="仿宋_GB2312"/>
          <w:color w:val="auto"/>
          <w:kern w:val="2"/>
          <w:sz w:val="32"/>
          <w:szCs w:val="32"/>
          <w:u w:val="none"/>
          <w:shd w:val="clear" w:color="auto" w:fill="auto"/>
          <w:lang w:val="en-US" w:eastAsia="zh-CN" w:bidi="ar-SA"/>
        </w:rPr>
        <w:t>中国海监船会议室，</w:t>
      </w:r>
      <w:r>
        <w:rPr>
          <w:rFonts w:hint="eastAsia" w:ascii="仿宋_GB2312" w:hAnsi="仿宋_GB2312" w:eastAsia="仿宋_GB2312" w:cs="仿宋_GB2312"/>
          <w:color w:val="auto"/>
          <w:kern w:val="2"/>
          <w:sz w:val="32"/>
          <w:szCs w:val="32"/>
          <w:shd w:val="clear" w:color="auto" w:fill="auto"/>
          <w:lang w:val="en-US" w:eastAsia="zh-CN" w:bidi="ar-SA"/>
        </w:rPr>
        <w:t>就学习贯彻党的二十届四中全会和省委十一届九次全会精神，锚定“十五五”规划总目标，加强海洋强国建设等方面进行交流研讨（约</w:t>
      </w:r>
      <w:r>
        <w:rPr>
          <w:rFonts w:hint="default" w:ascii="Times New Roman" w:hAnsi="Times New Roman" w:eastAsia="仿宋_GB2312" w:cs="Times New Roman"/>
          <w:color w:val="auto"/>
          <w:kern w:val="2"/>
          <w:sz w:val="32"/>
          <w:szCs w:val="32"/>
          <w:shd w:val="clear" w:color="auto" w:fill="auto"/>
          <w:lang w:val="en-US" w:eastAsia="zh-CN" w:bidi="ar-SA"/>
        </w:rPr>
        <w:t>30</w:t>
      </w:r>
      <w:r>
        <w:rPr>
          <w:rFonts w:hint="eastAsia" w:ascii="仿宋_GB2312" w:hAnsi="仿宋_GB2312" w:eastAsia="仿宋_GB2312" w:cs="仿宋_GB2312"/>
          <w:color w:val="auto"/>
          <w:kern w:val="2"/>
          <w:sz w:val="32"/>
          <w:szCs w:val="32"/>
          <w:shd w:val="clear" w:color="auto" w:fill="auto"/>
          <w:lang w:val="en-US" w:eastAsia="zh-CN" w:bidi="ar-SA"/>
        </w:rPr>
        <w:t>分钟）。</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default" w:ascii="楷体" w:hAnsi="楷体" w:eastAsia="楷体" w:cs="楷体"/>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11</w:t>
      </w:r>
      <w:r>
        <w:rPr>
          <w:rFonts w:hint="eastAsia" w:ascii="仿宋_GB2312" w:hAnsi="仿宋_GB2312" w:eastAsia="仿宋_GB2312" w:cs="仿宋_GB2312"/>
          <w:kern w:val="2"/>
          <w:sz w:val="32"/>
          <w:szCs w:val="32"/>
          <w:shd w:val="clear" w:color="auto" w:fill="auto"/>
          <w:lang w:val="en-US" w:eastAsia="zh-CN" w:bidi="ar-SA"/>
        </w:rPr>
        <w:t>:</w:t>
      </w:r>
      <w:r>
        <w:rPr>
          <w:rFonts w:hint="default" w:ascii="Times New Roman" w:hAnsi="Times New Roman" w:eastAsia="仿宋_GB2312" w:cs="Times New Roman"/>
          <w:kern w:val="2"/>
          <w:sz w:val="32"/>
          <w:szCs w:val="32"/>
          <w:shd w:val="clear" w:color="auto" w:fill="auto"/>
          <w:lang w:val="en-US" w:eastAsia="zh-CN" w:bidi="ar-SA"/>
        </w:rPr>
        <w:t>00</w:t>
      </w:r>
      <w:del w:id="33" w:author="黄书锭" w:date="2026-01-22T18:29:01Z">
        <w:r>
          <w:rPr>
            <w:rFonts w:hint="default" w:ascii="仿宋_GB2312" w:hAnsi="仿宋_GB2312" w:eastAsia="仿宋_GB2312" w:cs="仿宋_GB2312"/>
            <w:kern w:val="2"/>
            <w:sz w:val="32"/>
            <w:szCs w:val="32"/>
            <w:shd w:val="clear" w:color="auto" w:fill="auto"/>
            <w:lang w:val="en-US" w:eastAsia="zh-CN" w:bidi="ar-SA"/>
          </w:rPr>
          <w:delText xml:space="preserve"> </w:delText>
        </w:r>
      </w:del>
      <w:del w:id="34" w:author="黄书锭" w:date="2026-01-22T18:29:01Z">
        <w:r>
          <w:rPr>
            <w:rFonts w:hint="default" w:ascii="楷体" w:hAnsi="楷体" w:eastAsia="楷体" w:cs="楷体"/>
            <w:kern w:val="2"/>
            <w:sz w:val="32"/>
            <w:szCs w:val="32"/>
            <w:shd w:val="clear" w:color="auto" w:fill="auto"/>
            <w:lang w:val="en-US" w:eastAsia="zh-CN" w:bidi="ar-SA"/>
          </w:rPr>
          <w:delText xml:space="preserve"> </w:delText>
        </w:r>
      </w:del>
      <w:ins w:id="35" w:author="黄书锭" w:date="2026-01-22T18:29:01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返程</w:t>
      </w:r>
    </w:p>
    <w:p>
      <w:pPr>
        <w:pStyle w:val="2"/>
        <w:keepNext w:val="0"/>
        <w:keepLines w:val="0"/>
        <w:pageBreakBefore w:val="0"/>
        <w:widowControl w:val="0"/>
        <w:numPr>
          <w:ilvl w:val="0"/>
          <w:numId w:val="1"/>
        </w:numPr>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相关事项</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.办青年理论学习小组</w:t>
      </w:r>
      <w:r>
        <w:rPr>
          <w:rFonts w:hint="eastAsia" w:ascii="仿宋_GB2312" w:hAnsi="仿宋_GB2312" w:eastAsia="仿宋_GB2312" w:cs="仿宋_GB2312"/>
          <w:color w:val="auto"/>
          <w:kern w:val="2"/>
          <w:sz w:val="32"/>
          <w:szCs w:val="32"/>
          <w:shd w:val="clear" w:color="auto" w:fill="auto"/>
          <w:lang w:val="en-US" w:eastAsia="zh-CN" w:bidi="ar-SA"/>
        </w:rPr>
        <w:t>第</w:t>
      </w:r>
      <w:r>
        <w:rPr>
          <w:rFonts w:hint="default" w:ascii="Times New Roman" w:hAnsi="Times New Roman" w:eastAsia="仿宋_GB2312" w:cs="Times New Roman"/>
          <w:color w:val="auto"/>
          <w:kern w:val="2"/>
          <w:sz w:val="32"/>
          <w:szCs w:val="32"/>
          <w:shd w:val="clear" w:color="auto" w:fill="auto"/>
          <w:lang w:val="en-US" w:eastAsia="zh-CN" w:bidi="ar-SA"/>
        </w:rPr>
        <w:t>2</w:t>
      </w:r>
      <w:r>
        <w:rPr>
          <w:rFonts w:hint="eastAsia" w:ascii="仿宋_GB2312" w:hAnsi="仿宋_GB2312" w:eastAsia="仿宋_GB2312" w:cs="仿宋_GB2312"/>
          <w:color w:val="auto"/>
          <w:kern w:val="2"/>
          <w:sz w:val="32"/>
          <w:szCs w:val="32"/>
          <w:shd w:val="clear" w:color="auto" w:fill="auto"/>
          <w:lang w:val="en-US" w:eastAsia="zh-CN" w:bidi="ar-SA"/>
        </w:rPr>
        <w:t>小组</w:t>
      </w:r>
      <w:r>
        <w:rPr>
          <w:rFonts w:hint="eastAsia" w:ascii="仿宋_GB2312" w:hAnsi="仿宋_GB2312" w:eastAsia="仿宋_GB2312" w:cs="仿宋_GB2312"/>
          <w:kern w:val="2"/>
          <w:sz w:val="32"/>
          <w:szCs w:val="32"/>
          <w:shd w:val="clear" w:color="auto" w:fill="auto"/>
          <w:lang w:val="en-US" w:eastAsia="zh-CN" w:bidi="ar-SA"/>
        </w:rPr>
        <w:t>选派</w:t>
      </w:r>
      <w:r>
        <w:rPr>
          <w:rFonts w:hint="default" w:ascii="Times New Roman" w:hAnsi="Times New Roman" w:eastAsia="仿宋_GB2312" w:cs="Times New Roman"/>
          <w:color w:val="002060"/>
          <w:kern w:val="2"/>
          <w:sz w:val="32"/>
          <w:szCs w:val="32"/>
          <w:shd w:val="clear" w:color="auto" w:fill="auto"/>
          <w:lang w:val="en-US" w:eastAsia="zh-CN" w:bidi="ar-SA"/>
        </w:rPr>
        <w:t>1</w:t>
      </w:r>
      <w:r>
        <w:rPr>
          <w:rFonts w:hint="eastAsia" w:ascii="Times New Roman" w:hAnsi="Times New Roman" w:eastAsia="仿宋_GB2312" w:cs="Times New Roman"/>
          <w:color w:val="002060"/>
          <w:kern w:val="2"/>
          <w:sz w:val="32"/>
          <w:szCs w:val="32"/>
          <w:shd w:val="clear" w:color="auto" w:fill="auto"/>
          <w:lang w:val="en-US" w:eastAsia="zh-CN" w:bidi="ar-SA"/>
        </w:rPr>
        <w:t>名</w:t>
      </w:r>
      <w:r>
        <w:rPr>
          <w:rFonts w:hint="eastAsia" w:ascii="仿宋_GB2312" w:hAnsi="仿宋_GB2312" w:eastAsia="仿宋_GB2312" w:cs="仿宋_GB2312"/>
          <w:kern w:val="2"/>
          <w:sz w:val="32"/>
          <w:szCs w:val="32"/>
          <w:shd w:val="clear" w:color="auto" w:fill="auto"/>
          <w:lang w:val="en-US" w:eastAsia="zh-CN" w:bidi="ar-SA"/>
        </w:rPr>
        <w:t>青年党员干部代表作交流发言，</w:t>
      </w:r>
      <w:r>
        <w:rPr>
          <w:rFonts w:hint="eastAsia" w:ascii="仿宋_GB2312" w:hAnsi="仿宋_GB2312" w:eastAsia="仿宋_GB2312" w:cs="仿宋_GB2312"/>
          <w:color w:val="auto"/>
          <w:kern w:val="2"/>
          <w:sz w:val="32"/>
          <w:szCs w:val="32"/>
          <w:u w:val="none"/>
          <w:shd w:val="clear" w:color="auto" w:fill="auto"/>
          <w:lang w:val="en-US" w:eastAsia="zh-CN" w:bidi="ar-SA"/>
        </w:rPr>
        <w:t>省海洋与渔业局</w:t>
      </w:r>
      <w:ins w:id="36" w:author="黄书锭" w:date="2026-01-22T18:29:21Z">
        <w:r>
          <w:rPr>
            <w:rFonts w:hint="eastAsia" w:ascii="仿宋_GB2312" w:hAnsi="仿宋_GB2312" w:eastAsia="仿宋_GB2312" w:cs="仿宋_GB2312"/>
            <w:color w:val="auto"/>
            <w:kern w:val="2"/>
            <w:sz w:val="32"/>
            <w:szCs w:val="32"/>
            <w:u w:val="none"/>
            <w:shd w:val="clear" w:color="auto" w:fill="auto"/>
            <w:lang w:val="en-US" w:eastAsia="zh-CN" w:bidi="ar-SA"/>
          </w:rPr>
          <w:t>直属</w:t>
        </w:r>
      </w:ins>
      <w:ins w:id="37" w:author="黄书锭" w:date="2026-01-22T18:29:23Z">
        <w:r>
          <w:rPr>
            <w:rFonts w:hint="eastAsia" w:ascii="仿宋_GB2312" w:hAnsi="仿宋_GB2312" w:eastAsia="仿宋_GB2312" w:cs="仿宋_GB2312"/>
            <w:color w:val="auto"/>
            <w:kern w:val="2"/>
            <w:sz w:val="32"/>
            <w:szCs w:val="32"/>
            <w:u w:val="none"/>
            <w:shd w:val="clear" w:color="auto" w:fill="auto"/>
            <w:lang w:val="en-US" w:eastAsia="zh-CN" w:bidi="ar-SA"/>
          </w:rPr>
          <w:t>机关</w:t>
        </w:r>
      </w:ins>
      <w:ins w:id="38" w:author="黄书锭" w:date="2026-01-22T18:29:24Z">
        <w:r>
          <w:rPr>
            <w:rFonts w:hint="eastAsia" w:ascii="仿宋_GB2312" w:hAnsi="仿宋_GB2312" w:eastAsia="仿宋_GB2312" w:cs="仿宋_GB2312"/>
            <w:color w:val="auto"/>
            <w:kern w:val="2"/>
            <w:sz w:val="32"/>
            <w:szCs w:val="32"/>
            <w:u w:val="none"/>
            <w:shd w:val="clear" w:color="auto" w:fill="auto"/>
            <w:lang w:val="en-US" w:eastAsia="zh-CN" w:bidi="ar-SA"/>
          </w:rPr>
          <w:t>党委</w:t>
        </w:r>
      </w:ins>
      <w:r>
        <w:rPr>
          <w:rFonts w:hint="eastAsia" w:ascii="仿宋_GB2312" w:hAnsi="仿宋_GB2312" w:eastAsia="仿宋_GB2312" w:cs="仿宋_GB2312"/>
          <w:color w:val="auto"/>
          <w:kern w:val="2"/>
          <w:sz w:val="32"/>
          <w:szCs w:val="32"/>
          <w:u w:val="none"/>
          <w:shd w:val="clear" w:color="auto" w:fill="auto"/>
          <w:lang w:val="en-US" w:eastAsia="zh-CN" w:bidi="ar-SA"/>
        </w:rPr>
        <w:t>选派省海洋与渔业执法总队</w:t>
      </w:r>
      <w:r>
        <w:rPr>
          <w:rFonts w:hint="default" w:ascii="Times New Roman" w:hAnsi="Times New Roman" w:eastAsia="仿宋_GB2312" w:cs="Times New Roman"/>
          <w:color w:val="auto"/>
          <w:kern w:val="2"/>
          <w:sz w:val="32"/>
          <w:szCs w:val="32"/>
          <w:u w:val="none"/>
          <w:shd w:val="clear" w:color="auto" w:fill="auto"/>
          <w:lang w:val="en-US" w:eastAsia="zh-CN" w:bidi="ar-SA"/>
        </w:rPr>
        <w:t>1</w:t>
      </w:r>
      <w:del w:id="39" w:author="黄书锭" w:date="2026-01-22T18:29:47Z">
        <w:r>
          <w:rPr>
            <w:rFonts w:hint="default" w:ascii="Times New Roman" w:hAnsi="Times New Roman" w:eastAsia="仿宋_GB2312" w:cs="Times New Roman"/>
            <w:color w:val="auto"/>
            <w:kern w:val="2"/>
            <w:sz w:val="32"/>
            <w:szCs w:val="32"/>
            <w:u w:val="none"/>
            <w:shd w:val="clear" w:color="auto" w:fill="auto"/>
            <w:lang w:val="en-US" w:eastAsia="zh-CN" w:bidi="ar-SA"/>
          </w:rPr>
          <w:delText>-</w:delText>
        </w:r>
      </w:del>
      <w:ins w:id="40" w:author="黄书锭" w:date="2026-01-22T18:29:47Z">
        <w:r>
          <w:rPr>
            <w:rFonts w:hint="eastAsia" w:ascii="Times New Roman" w:hAnsi="Times New Roman" w:eastAsia="仿宋_GB2312" w:cs="Times New Roman"/>
            <w:color w:val="auto"/>
            <w:kern w:val="2"/>
            <w:sz w:val="32"/>
            <w:szCs w:val="32"/>
            <w:u w:val="none"/>
            <w:shd w:val="clear" w:color="auto" w:fill="auto"/>
            <w:lang w:val="en-US" w:eastAsia="zh-CN" w:bidi="ar-SA"/>
          </w:rPr>
          <w:t>—</w:t>
        </w:r>
      </w:ins>
      <w:r>
        <w:rPr>
          <w:rFonts w:hint="default" w:ascii="Times New Roman" w:hAnsi="Times New Roman" w:eastAsia="仿宋_GB2312" w:cs="Times New Roman"/>
          <w:color w:val="auto"/>
          <w:kern w:val="2"/>
          <w:sz w:val="32"/>
          <w:szCs w:val="32"/>
          <w:u w:val="none"/>
          <w:shd w:val="clear" w:color="auto" w:fill="auto"/>
          <w:lang w:val="en-US" w:eastAsia="zh-CN" w:bidi="ar-SA"/>
        </w:rPr>
        <w:t>2</w:t>
      </w:r>
      <w:r>
        <w:rPr>
          <w:rFonts w:hint="eastAsia" w:ascii="仿宋_GB2312" w:hAnsi="仿宋_GB2312" w:eastAsia="仿宋_GB2312" w:cs="仿宋_GB2312"/>
          <w:kern w:val="2"/>
          <w:sz w:val="32"/>
          <w:szCs w:val="32"/>
          <w:shd w:val="clear" w:color="auto" w:fill="auto"/>
          <w:lang w:val="en-US" w:eastAsia="zh-CN" w:bidi="ar-SA"/>
        </w:rPr>
        <w:t>名党员干部代表作交流发言。</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r>
        <w:rPr>
          <w:rFonts w:hint="default" w:ascii="Times New Roman" w:hAnsi="Times New Roman" w:eastAsia="仿宋_GB2312" w:cs="Times New Roman"/>
          <w:kern w:val="2"/>
          <w:sz w:val="32"/>
          <w:szCs w:val="32"/>
          <w:shd w:val="clear" w:color="auto" w:fill="auto"/>
          <w:lang w:val="en-US" w:eastAsia="zh-CN" w:bidi="ar-SA"/>
        </w:rPr>
        <w:t>2</w:t>
      </w:r>
      <w:r>
        <w:rPr>
          <w:rFonts w:hint="eastAsia" w:ascii="仿宋_GB2312" w:hAnsi="仿宋_GB2312" w:eastAsia="仿宋_GB2312" w:cs="仿宋_GB2312"/>
          <w:kern w:val="2"/>
          <w:sz w:val="32"/>
          <w:szCs w:val="32"/>
          <w:shd w:val="clear" w:color="auto" w:fill="auto"/>
          <w:lang w:val="en-US" w:eastAsia="zh-CN" w:bidi="ar-SA"/>
        </w:rPr>
        <w:t>.办青年理论学习小组</w:t>
      </w:r>
      <w:r>
        <w:rPr>
          <w:rFonts w:hint="eastAsia" w:ascii="仿宋_GB2312" w:hAnsi="仿宋_GB2312" w:eastAsia="仿宋_GB2312" w:cs="仿宋_GB2312"/>
          <w:color w:val="auto"/>
          <w:kern w:val="2"/>
          <w:sz w:val="32"/>
          <w:szCs w:val="32"/>
          <w:shd w:val="clear" w:color="auto" w:fill="auto"/>
          <w:lang w:val="en-US" w:eastAsia="zh-CN" w:bidi="ar-SA"/>
        </w:rPr>
        <w:t>第</w:t>
      </w:r>
      <w:r>
        <w:rPr>
          <w:rFonts w:hint="default" w:ascii="Times New Roman" w:hAnsi="Times New Roman" w:eastAsia="仿宋_GB2312" w:cs="Times New Roman"/>
          <w:color w:val="auto"/>
          <w:kern w:val="2"/>
          <w:sz w:val="32"/>
          <w:szCs w:val="32"/>
          <w:shd w:val="clear" w:color="auto" w:fill="auto"/>
          <w:lang w:val="en-US" w:eastAsia="zh-CN" w:bidi="ar-SA"/>
        </w:rPr>
        <w:t>2</w:t>
      </w:r>
      <w:r>
        <w:rPr>
          <w:rFonts w:hint="eastAsia" w:ascii="仿宋_GB2312" w:hAnsi="仿宋_GB2312" w:eastAsia="仿宋_GB2312" w:cs="仿宋_GB2312"/>
          <w:color w:val="auto"/>
          <w:kern w:val="2"/>
          <w:sz w:val="32"/>
          <w:szCs w:val="32"/>
          <w:shd w:val="clear" w:color="auto" w:fill="auto"/>
          <w:lang w:val="en-US" w:eastAsia="zh-CN" w:bidi="ar-SA"/>
        </w:rPr>
        <w:t>小组</w:t>
      </w:r>
      <w:r>
        <w:rPr>
          <w:rFonts w:hint="eastAsia" w:ascii="仿宋_GB2312" w:hAnsi="仿宋_GB2312" w:eastAsia="仿宋_GB2312" w:cs="仿宋_GB2312"/>
          <w:kern w:val="2"/>
          <w:sz w:val="32"/>
          <w:szCs w:val="32"/>
          <w:shd w:val="clear" w:color="auto" w:fill="auto"/>
          <w:lang w:val="en-US" w:eastAsia="zh-CN" w:bidi="ar-SA"/>
        </w:rPr>
        <w:t>负责具体组织对接、收集参会人员名单、撰写信息稿等，租用活动车辆经费</w:t>
      </w:r>
      <w:r>
        <w:rPr>
          <w:rFonts w:hint="eastAsia" w:ascii="仿宋_GB2312" w:hAnsi="仿宋_GB2312" w:eastAsia="仿宋_GB2312" w:cs="仿宋_GB2312"/>
          <w:color w:val="auto"/>
          <w:kern w:val="2"/>
          <w:sz w:val="32"/>
          <w:szCs w:val="32"/>
          <w:shd w:val="clear" w:color="auto" w:fill="auto"/>
          <w:lang w:val="en-US" w:eastAsia="zh-CN" w:bidi="ar-SA"/>
        </w:rPr>
        <w:t>预算</w:t>
      </w:r>
      <w:r>
        <w:rPr>
          <w:rFonts w:hint="default" w:ascii="Times New Roman" w:hAnsi="Times New Roman" w:eastAsia="仿宋_GB2312" w:cs="Times New Roman"/>
          <w:color w:val="auto"/>
          <w:kern w:val="2"/>
          <w:sz w:val="32"/>
          <w:szCs w:val="32"/>
          <w:shd w:val="clear" w:color="auto" w:fill="auto"/>
          <w:lang w:val="en-US" w:eastAsia="zh-CN" w:bidi="ar-SA"/>
        </w:rPr>
        <w:t>1600</w:t>
      </w:r>
      <w:r>
        <w:rPr>
          <w:rFonts w:hint="eastAsia" w:ascii="仿宋_GB2312" w:hAnsi="仿宋_GB2312" w:eastAsia="仿宋_GB2312" w:cs="仿宋_GB2312"/>
          <w:color w:val="auto"/>
          <w:kern w:val="2"/>
          <w:sz w:val="32"/>
          <w:szCs w:val="32"/>
          <w:shd w:val="clear" w:color="auto" w:fill="auto"/>
          <w:lang w:val="en-US" w:eastAsia="zh-CN" w:bidi="ar-SA"/>
        </w:rPr>
        <w:t>元</w:t>
      </w:r>
      <w:r>
        <w:rPr>
          <w:rFonts w:hint="eastAsia" w:ascii="仿宋_GB2312" w:hAnsi="仿宋_GB2312" w:eastAsia="仿宋_GB2312" w:cs="仿宋_GB2312"/>
          <w:kern w:val="2"/>
          <w:sz w:val="32"/>
          <w:szCs w:val="32"/>
          <w:shd w:val="clear" w:color="auto" w:fill="auto"/>
          <w:lang w:val="en-US" w:eastAsia="zh-CN" w:bidi="ar-SA"/>
        </w:rPr>
        <w:t>，从机关党建经费列支。</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r>
        <w:rPr>
          <w:rFonts w:hint="eastAsia" w:ascii="仿宋_GB2312" w:hAnsi="仿宋_GB2312" w:eastAsia="仿宋_GB2312" w:cs="仿宋_GB2312"/>
          <w:kern w:val="2"/>
          <w:sz w:val="32"/>
          <w:szCs w:val="32"/>
          <w:shd w:val="clear" w:color="auto" w:fill="auto"/>
          <w:lang w:val="en-US" w:eastAsia="zh-CN" w:bidi="ar-SA"/>
        </w:rPr>
        <w:t>附件：活动地点简介</w:t>
      </w:r>
    </w:p>
    <w:p>
      <w:pPr>
        <w:pStyle w:val="2"/>
        <w:keepNext w:val="0"/>
        <w:keepLines w:val="0"/>
        <w:pageBreakBefore w:val="0"/>
        <w:widowControl w:val="0"/>
        <w:numPr>
          <w:ilvl w:val="0"/>
          <w:numId w:val="0"/>
        </w:numPr>
        <w:kinsoku/>
        <w:overflowPunct/>
        <w:topLinePunct w:val="0"/>
        <w:autoSpaceDE/>
        <w:autoSpaceDN/>
        <w:bidi w:val="0"/>
        <w:adjustRightInd/>
        <w:snapToGrid/>
        <w:spacing w:line="240" w:lineRule="auto"/>
        <w:ind w:firstLine="640" w:firstLineChars="200"/>
        <w:textAlignment w:val="auto"/>
        <w:rPr>
          <w:ins w:id="41" w:author="黄书锭" w:date="2026-01-22T18:30:03Z"/>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overflowPunct/>
        <w:topLinePunct w:val="0"/>
        <w:autoSpaceDE/>
        <w:autoSpaceDN/>
        <w:bidi w:val="0"/>
        <w:adjustRightInd/>
        <w:snapToGrid/>
        <w:spacing w:line="240" w:lineRule="auto"/>
        <w:ind w:firstLine="640" w:firstLineChars="200"/>
        <w:textAlignment w:val="auto"/>
        <w:rPr>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kern w:val="2"/>
          <w:sz w:val="32"/>
          <w:szCs w:val="32"/>
          <w:shd w:val="clear" w:color="auto" w:fill="auto"/>
          <w:lang w:val="en-US" w:eastAsia="zh-CN" w:bidi="ar-SA"/>
        </w:rPr>
        <w:pPrChange w:id="42" w:author="黄书锭" w:date="2026-01-22T18:30:18Z">
          <w:pPr>
            <w:pStyle w:val="2"/>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right"/>
            <w:textAlignment w:val="auto"/>
          </w:pPr>
        </w:pPrChange>
      </w:pPr>
      <w:ins w:id="43" w:author="黄书锭" w:date="2026-01-22T18:30:19Z">
        <w:r>
          <w:rPr>
            <w:rFonts w:hint="eastAsia" w:ascii="仿宋_GB2312" w:hAnsi="仿宋_GB2312" w:eastAsia="仿宋_GB2312" w:cs="仿宋_GB2312"/>
            <w:kern w:val="2"/>
            <w:sz w:val="32"/>
            <w:szCs w:val="32"/>
            <w:shd w:val="clear" w:color="auto" w:fill="auto"/>
            <w:lang w:val="en-US" w:eastAsia="zh-CN" w:bidi="ar-SA"/>
          </w:rPr>
          <w:t xml:space="preserve">     </w:t>
        </w:r>
      </w:ins>
      <w:ins w:id="44" w:author="黄书锭" w:date="2026-01-22T18:30:20Z">
        <w:r>
          <w:rPr>
            <w:rFonts w:hint="eastAsia" w:ascii="仿宋_GB2312" w:hAnsi="仿宋_GB2312" w:eastAsia="仿宋_GB2312" w:cs="仿宋_GB2312"/>
            <w:kern w:val="2"/>
            <w:sz w:val="32"/>
            <w:szCs w:val="32"/>
            <w:shd w:val="clear" w:color="auto" w:fill="auto"/>
            <w:lang w:val="en-US" w:eastAsia="zh-CN" w:bidi="ar-SA"/>
          </w:rPr>
          <w:t xml:space="preserve">                    </w:t>
        </w:r>
      </w:ins>
      <w:ins w:id="45" w:author="黄书锭" w:date="2026-01-22T18:30:21Z">
        <w:r>
          <w:rPr>
            <w:rFonts w:hint="eastAsia" w:ascii="仿宋_GB2312" w:hAnsi="仿宋_GB2312" w:eastAsia="仿宋_GB2312" w:cs="仿宋_GB2312"/>
            <w:kern w:val="2"/>
            <w:sz w:val="32"/>
            <w:szCs w:val="32"/>
            <w:shd w:val="clear" w:color="auto" w:fill="auto"/>
            <w:lang w:val="en-US" w:eastAsia="zh-CN" w:bidi="ar-SA"/>
          </w:rPr>
          <w:t xml:space="preserve">  </w:t>
        </w:r>
      </w:ins>
      <w:r>
        <w:rPr>
          <w:rFonts w:hint="eastAsia" w:ascii="仿宋_GB2312" w:hAnsi="仿宋_GB2312" w:eastAsia="仿宋_GB2312" w:cs="仿宋_GB2312"/>
          <w:kern w:val="2"/>
          <w:sz w:val="32"/>
          <w:szCs w:val="32"/>
          <w:shd w:val="clear" w:color="auto" w:fill="auto"/>
          <w:lang w:val="en-US" w:eastAsia="zh-CN" w:bidi="ar-SA"/>
        </w:rPr>
        <w:t xml:space="preserve">机关党委       </w:t>
      </w:r>
    </w:p>
    <w:p>
      <w:pPr>
        <w:pStyle w:val="2"/>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center"/>
        <w:textAlignment w:val="auto"/>
        <w:rPr>
          <w:rFonts w:hint="eastAsia" w:ascii="仿宋_GB2312" w:hAnsi="仿宋_GB2312" w:eastAsia="仿宋_GB2312" w:cs="仿宋_GB2312"/>
          <w:kern w:val="2"/>
          <w:sz w:val="32"/>
          <w:szCs w:val="32"/>
          <w:shd w:val="clear" w:color="auto" w:fill="auto"/>
          <w:lang w:val="en-US" w:eastAsia="zh-CN" w:bidi="ar-SA"/>
        </w:rPr>
        <w:pPrChange w:id="46" w:author="黄书锭" w:date="2026-01-22T18:30:10Z">
          <w:pPr>
            <w:pStyle w:val="2"/>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640" w:firstLineChars="200"/>
            <w:jc w:val="right"/>
            <w:textAlignment w:val="auto"/>
          </w:pPr>
        </w:pPrChange>
      </w:pPr>
      <w:ins w:id="47" w:author="黄书锭" w:date="2026-01-22T18:30:10Z">
        <w:r>
          <w:rPr>
            <w:rFonts w:hint="eastAsia" w:ascii="Times New Roman" w:hAnsi="Times New Roman" w:eastAsia="仿宋_GB2312" w:cs="Times New Roman"/>
            <w:kern w:val="2"/>
            <w:sz w:val="32"/>
            <w:szCs w:val="32"/>
            <w:shd w:val="clear" w:color="auto" w:fill="auto"/>
            <w:lang w:val="en-US" w:eastAsia="zh-CN" w:bidi="ar-SA"/>
          </w:rPr>
          <w:t xml:space="preserve"> </w:t>
        </w:r>
      </w:ins>
      <w:ins w:id="48" w:author="黄书锭" w:date="2026-01-22T18:30:11Z">
        <w:r>
          <w:rPr>
            <w:rFonts w:hint="eastAsia" w:ascii="Times New Roman" w:hAnsi="Times New Roman" w:eastAsia="仿宋_GB2312" w:cs="Times New Roman"/>
            <w:kern w:val="2"/>
            <w:sz w:val="32"/>
            <w:szCs w:val="32"/>
            <w:shd w:val="clear" w:color="auto" w:fill="auto"/>
            <w:lang w:val="en-US" w:eastAsia="zh-CN" w:bidi="ar-SA"/>
          </w:rPr>
          <w:t xml:space="preserve">    </w:t>
        </w:r>
      </w:ins>
      <w:ins w:id="49" w:author="黄书锭" w:date="2026-01-22T18:30:12Z">
        <w:r>
          <w:rPr>
            <w:rFonts w:hint="eastAsia" w:ascii="Times New Roman" w:hAnsi="Times New Roman" w:eastAsia="仿宋_GB2312" w:cs="Times New Roman"/>
            <w:kern w:val="2"/>
            <w:sz w:val="32"/>
            <w:szCs w:val="32"/>
            <w:shd w:val="clear" w:color="auto" w:fill="auto"/>
            <w:lang w:val="en-US" w:eastAsia="zh-CN" w:bidi="ar-SA"/>
          </w:rPr>
          <w:t xml:space="preserve">            </w:t>
        </w:r>
      </w:ins>
      <w:ins w:id="50" w:author="黄书锭" w:date="2026-01-22T18:30:14Z">
        <w:r>
          <w:rPr>
            <w:rFonts w:hint="eastAsia" w:ascii="Times New Roman" w:hAnsi="Times New Roman" w:eastAsia="仿宋_GB2312" w:cs="Times New Roman"/>
            <w:kern w:val="2"/>
            <w:sz w:val="32"/>
            <w:szCs w:val="32"/>
            <w:shd w:val="clear" w:color="auto" w:fill="auto"/>
            <w:lang w:val="en-US" w:eastAsia="zh-CN" w:bidi="ar-SA"/>
          </w:rPr>
          <w:t xml:space="preserve"> </w:t>
        </w:r>
      </w:ins>
      <w:ins w:id="51" w:author="黄书锭" w:date="2026-01-22T18:30:16Z">
        <w:r>
          <w:rPr>
            <w:rFonts w:hint="eastAsia" w:ascii="Times New Roman" w:hAnsi="Times New Roman" w:eastAsia="仿宋_GB2312" w:cs="Times New Roman"/>
            <w:kern w:val="2"/>
            <w:sz w:val="32"/>
            <w:szCs w:val="32"/>
            <w:shd w:val="clear" w:color="auto" w:fill="auto"/>
            <w:lang w:val="en-US" w:eastAsia="zh-CN" w:bidi="ar-SA"/>
          </w:rPr>
          <w:t xml:space="preserve"> </w:t>
        </w:r>
      </w:ins>
      <w:r>
        <w:rPr>
          <w:rFonts w:hint="default" w:ascii="Times New Roman" w:hAnsi="Times New Roman" w:eastAsia="仿宋_GB2312" w:cs="Times New Roman"/>
          <w:kern w:val="2"/>
          <w:sz w:val="32"/>
          <w:szCs w:val="32"/>
          <w:shd w:val="clear" w:color="auto" w:fill="auto"/>
          <w:lang w:val="en-US" w:eastAsia="zh-CN" w:bidi="ar-SA"/>
        </w:rPr>
        <w:t>2026</w:t>
      </w:r>
      <w:r>
        <w:rPr>
          <w:rFonts w:hint="eastAsia" w:ascii="仿宋_GB2312" w:hAnsi="仿宋_GB2312" w:eastAsia="仿宋_GB2312" w:cs="仿宋_GB2312"/>
          <w:kern w:val="2"/>
          <w:sz w:val="32"/>
          <w:szCs w:val="32"/>
          <w:shd w:val="clear" w:color="auto" w:fill="auto"/>
          <w:lang w:val="en-US" w:eastAsia="zh-CN" w:bidi="ar-SA"/>
        </w:rPr>
        <w:t>年</w:t>
      </w:r>
      <w:r>
        <w:rPr>
          <w:rFonts w:hint="default" w:ascii="Times New Roman" w:hAnsi="Times New Roman" w:eastAsia="仿宋_GB2312" w:cs="Times New Roman"/>
          <w:kern w:val="2"/>
          <w:sz w:val="32"/>
          <w:szCs w:val="32"/>
          <w:shd w:val="clear" w:color="auto" w:fill="auto"/>
          <w:lang w:val="en-US" w:eastAsia="zh-CN" w:bidi="ar-SA"/>
        </w:rPr>
        <w:t>1</w:t>
      </w:r>
      <w:r>
        <w:rPr>
          <w:rFonts w:hint="eastAsia" w:ascii="仿宋_GB2312" w:hAnsi="仿宋_GB2312" w:eastAsia="仿宋_GB2312" w:cs="仿宋_GB2312"/>
          <w:kern w:val="2"/>
          <w:sz w:val="32"/>
          <w:szCs w:val="32"/>
          <w:shd w:val="clear" w:color="auto" w:fill="auto"/>
          <w:lang w:val="en-US" w:eastAsia="zh-CN" w:bidi="ar-SA"/>
        </w:rPr>
        <w:t>月</w:t>
      </w:r>
      <w:r>
        <w:rPr>
          <w:rFonts w:hint="eastAsia" w:ascii="Times New Roman" w:hAnsi="Times New Roman" w:eastAsia="仿宋_GB2312" w:cs="Times New Roman"/>
          <w:kern w:val="2"/>
          <w:sz w:val="32"/>
          <w:szCs w:val="32"/>
          <w:shd w:val="clear" w:color="auto" w:fill="auto"/>
          <w:lang w:val="en-US" w:eastAsia="zh-CN" w:bidi="ar-SA"/>
        </w:rPr>
        <w:t>22</w:t>
      </w:r>
      <w:r>
        <w:rPr>
          <w:rFonts w:hint="eastAsia" w:ascii="仿宋_GB2312" w:hAnsi="仿宋_GB2312" w:eastAsia="仿宋_GB2312" w:cs="仿宋_GB2312"/>
          <w:kern w:val="2"/>
          <w:sz w:val="32"/>
          <w:szCs w:val="32"/>
          <w:shd w:val="clear" w:color="auto" w:fill="auto"/>
          <w:lang w:val="en-US" w:eastAsia="zh-CN" w:bidi="ar-SA"/>
        </w:rPr>
        <w:t xml:space="preserve">日  </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right"/>
        <w:textAlignment w:val="auto"/>
        <w:rPr>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right"/>
        <w:textAlignment w:val="auto"/>
        <w:rPr>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right"/>
        <w:textAlignment w:val="auto"/>
        <w:rPr>
          <w:del w:id="52" w:author="黄书锭" w:date="2026-01-22T18:30:25Z"/>
          <w:rFonts w:hint="eastAsia" w:ascii="仿宋_GB2312" w:hAnsi="仿宋_GB2312" w:eastAsia="仿宋_GB2312" w:cs="仿宋_GB2312"/>
          <w:kern w:val="2"/>
          <w:sz w:val="32"/>
          <w:szCs w:val="32"/>
          <w:shd w:val="clear" w:color="auto" w:fill="auto"/>
          <w:lang w:val="en-US" w:eastAsia="zh-CN" w:bidi="ar-SA"/>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黑体" w:hAnsi="黑体" w:eastAsia="黑体" w:cs="黑体"/>
          <w:kern w:val="2"/>
          <w:sz w:val="32"/>
          <w:szCs w:val="32"/>
          <w:shd w:val="clear" w:color="auto" w:fill="auto"/>
          <w:lang w:val="en-US" w:eastAsia="zh-CN" w:bidi="ar-SA"/>
        </w:rPr>
      </w:pPr>
      <w:r>
        <w:rPr>
          <w:rFonts w:hint="eastAsia" w:ascii="黑体" w:hAnsi="黑体" w:eastAsia="黑体" w:cs="黑体"/>
          <w:kern w:val="2"/>
          <w:sz w:val="32"/>
          <w:szCs w:val="32"/>
          <w:shd w:val="clear" w:color="auto" w:fill="auto"/>
          <w:lang w:val="en-US" w:eastAsia="zh-CN" w:bidi="ar-SA"/>
        </w:rPr>
        <w:t>附件</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jc w:val="left"/>
        <w:textAlignment w:val="auto"/>
        <w:rPr>
          <w:rFonts w:hint="default" w:ascii="仿宋_GB2312" w:hAnsi="仿宋_GB2312" w:eastAsia="仿宋_GB2312" w:cs="仿宋_GB2312"/>
          <w:kern w:val="2"/>
          <w:sz w:val="32"/>
          <w:szCs w:val="32"/>
          <w:shd w:val="clear" w:color="auto" w:fill="auto"/>
          <w:lang w:val="en-US" w:eastAsia="zh-CN" w:bidi="ar-SA"/>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方正小标宋简体" w:hAnsi="方正小标宋简体" w:eastAsia="方正小标宋简体" w:cs="方正小标宋简体"/>
          <w:bCs/>
          <w:sz w:val="44"/>
          <w:szCs w:val="44"/>
          <w:lang w:val="en-US" w:eastAsia="zh-CN"/>
        </w:rPr>
      </w:pPr>
      <w:r>
        <w:rPr>
          <w:rFonts w:hint="eastAsia" w:ascii="方正小标宋简体" w:hAnsi="方正小标宋简体" w:eastAsia="方正小标宋简体" w:cs="方正小标宋简体"/>
          <w:bCs/>
          <w:sz w:val="44"/>
          <w:szCs w:val="44"/>
          <w:lang w:val="en-US" w:eastAsia="zh-CN"/>
        </w:rPr>
        <w:t>活动地点简介</w:t>
      </w:r>
    </w:p>
    <w:p>
      <w:pPr>
        <w:pStyle w:val="2"/>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lang w:val="en-US" w:eastAsia="zh-CN"/>
        </w:rPr>
      </w:pPr>
    </w:p>
    <w:p>
      <w:pPr>
        <w:pStyle w:val="2"/>
        <w:keepNext w:val="0"/>
        <w:keepLines w:val="0"/>
        <w:pageBreakBefore w:val="0"/>
        <w:widowControl w:val="0"/>
        <w:numPr>
          <w:ilvl w:val="0"/>
          <w:numId w:val="2"/>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Cs/>
          <w:sz w:val="32"/>
          <w:szCs w:val="32"/>
          <w:lang w:val="en-US" w:eastAsia="zh-CN"/>
        </w:rPr>
      </w:pPr>
      <w:r>
        <w:rPr>
          <w:rFonts w:hint="eastAsia" w:ascii="黑体" w:hAnsi="黑体" w:eastAsia="黑体" w:cs="黑体"/>
          <w:bCs/>
          <w:sz w:val="32"/>
          <w:szCs w:val="32"/>
          <w:lang w:val="en-US" w:eastAsia="zh-CN"/>
        </w:rPr>
        <w:t>“经略海洋、向海图强”习近平总书记关于海洋强国建设重要论述福建实践主题展</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textAlignment w:val="auto"/>
        <w:rPr>
          <w:rFonts w:hint="eastAsia" w:ascii="仿宋_GB2312" w:hAnsi="仿宋_GB2312" w:eastAsia="仿宋_GB2312" w:cs="仿宋_GB2312"/>
          <w:kern w:val="2"/>
          <w:sz w:val="32"/>
          <w:szCs w:val="32"/>
          <w:shd w:val="clear" w:color="auto" w:fill="auto"/>
          <w:lang w:val="en-US" w:eastAsia="zh-CN" w:bidi="ar-SA"/>
        </w:rPr>
      </w:pPr>
      <w:r>
        <w:rPr>
          <w:rFonts w:hint="eastAsia" w:ascii="仿宋_GB2312" w:hAnsi="仿宋_GB2312" w:eastAsia="仿宋_GB2312" w:cs="仿宋_GB2312"/>
          <w:kern w:val="2"/>
          <w:sz w:val="32"/>
          <w:szCs w:val="32"/>
          <w:shd w:val="clear" w:color="auto" w:fill="auto"/>
          <w:lang w:val="en-US" w:eastAsia="zh-CN" w:bidi="ar-SA"/>
        </w:rPr>
        <w:t>主题展分为“鹭岛扬帆”“大念‘山海经’”“海上福州”“海上福建”“海洋强国”“奋启新程”六个展区，通过珍贵的图文影音资料，重温习近平总书记在福建工作期间对发展海洋经济、建设海洋经济强省提出的重要理念和开创的重大实践，学习领会习近平总书记关于海洋强国建设的重要论述和在福建考察时的重要讲话精神，进一步了解全省海洋经济高质量发展取得的新发展、新成效、新突破，深刻领悟习近平总书记擘画海洋强国建设重大战略的思想伟力。</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textAlignment w:val="auto"/>
        <w:rPr>
          <w:rFonts w:hint="eastAsia" w:ascii="黑体" w:hAnsi="黑体" w:eastAsia="黑体" w:cs="黑体"/>
          <w:i w:val="0"/>
          <w:iCs w:val="0"/>
          <w:caps w:val="0"/>
          <w:color w:val="auto"/>
          <w:spacing w:val="0"/>
          <w:sz w:val="32"/>
          <w:szCs w:val="32"/>
          <w:shd w:val="clear" w:fill="FFFFFF"/>
          <w:lang w:val="en-US" w:eastAsia="zh-CN"/>
        </w:rPr>
      </w:pPr>
      <w:r>
        <w:rPr>
          <w:rFonts w:hint="eastAsia" w:ascii="黑体" w:hAnsi="黑体" w:eastAsia="黑体" w:cs="黑体"/>
          <w:color w:val="auto"/>
          <w:kern w:val="2"/>
          <w:sz w:val="32"/>
          <w:szCs w:val="32"/>
          <w:shd w:val="clear" w:color="auto" w:fill="auto"/>
          <w:lang w:val="en-US" w:eastAsia="zh-CN" w:bidi="ar-SA"/>
        </w:rPr>
        <w:t>二、</w:t>
      </w:r>
      <w:r>
        <w:rPr>
          <w:rFonts w:hint="eastAsia" w:ascii="黑体" w:hAnsi="黑体" w:eastAsia="黑体" w:cs="黑体"/>
          <w:i w:val="0"/>
          <w:iCs w:val="0"/>
          <w:caps w:val="0"/>
          <w:color w:val="auto"/>
          <w:spacing w:val="0"/>
          <w:sz w:val="32"/>
          <w:szCs w:val="32"/>
          <w:shd w:val="clear" w:fill="FFFFFF"/>
        </w:rPr>
        <w:t>中国海监</w:t>
      </w:r>
      <w:r>
        <w:rPr>
          <w:rFonts w:hint="default" w:ascii="Times New Roman" w:hAnsi="Times New Roman" w:eastAsia="黑体" w:cs="Times New Roman"/>
          <w:i w:val="0"/>
          <w:iCs w:val="0"/>
          <w:caps w:val="0"/>
          <w:color w:val="auto"/>
          <w:spacing w:val="0"/>
          <w:sz w:val="32"/>
          <w:szCs w:val="32"/>
          <w:shd w:val="clear" w:fill="FFFFFF"/>
          <w:lang w:val="en-US" w:eastAsia="zh-CN"/>
        </w:rPr>
        <w:t>8001</w:t>
      </w:r>
      <w:r>
        <w:rPr>
          <w:rFonts w:hint="eastAsia" w:ascii="黑体" w:hAnsi="黑体" w:eastAsia="黑体" w:cs="黑体"/>
          <w:i w:val="0"/>
          <w:iCs w:val="0"/>
          <w:caps w:val="0"/>
          <w:color w:val="auto"/>
          <w:spacing w:val="0"/>
          <w:sz w:val="32"/>
          <w:szCs w:val="32"/>
          <w:shd w:val="clear" w:fill="FFFFFF"/>
          <w:lang w:val="en-US" w:eastAsia="zh-CN"/>
        </w:rPr>
        <w:t>船（例举，具体船只待定）</w:t>
      </w:r>
      <w:bookmarkStart w:id="0" w:name="_GoBack"/>
      <w:bookmarkEnd w:id="0"/>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textAlignment w:val="auto"/>
        <w:rPr>
          <w:rFonts w:hint="eastAsia" w:ascii="仿宋_GB2312" w:hAnsi="仿宋_GB2312" w:eastAsia="仿宋_GB2312" w:cs="仿宋_GB2312"/>
          <w:i w:val="0"/>
          <w:iCs w:val="0"/>
          <w:caps w:val="0"/>
          <w:color w:val="auto"/>
          <w:spacing w:val="0"/>
          <w:sz w:val="32"/>
          <w:szCs w:val="32"/>
          <w:shd w:val="clear" w:fill="FFFFFF"/>
          <w:lang w:val="en-US" w:eastAsia="zh-CN"/>
        </w:rPr>
      </w:pPr>
      <w:r>
        <w:rPr>
          <w:rFonts w:hint="eastAsia" w:ascii="仿宋_GB2312" w:hAnsi="仿宋_GB2312" w:eastAsia="仿宋_GB2312" w:cs="仿宋_GB2312"/>
          <w:i w:val="0"/>
          <w:iCs w:val="0"/>
          <w:caps w:val="0"/>
          <w:color w:val="auto"/>
          <w:spacing w:val="0"/>
          <w:sz w:val="32"/>
          <w:szCs w:val="32"/>
          <w:shd w:val="clear" w:fill="FFFFFF"/>
          <w:lang w:val="en-US" w:eastAsia="zh-CN"/>
        </w:rPr>
        <w:t>中国海监</w:t>
      </w:r>
      <w:r>
        <w:rPr>
          <w:rFonts w:hint="default" w:ascii="Times New Roman" w:hAnsi="Times New Roman" w:eastAsia="仿宋_GB2312" w:cs="Times New Roman"/>
          <w:i w:val="0"/>
          <w:iCs w:val="0"/>
          <w:caps w:val="0"/>
          <w:color w:val="auto"/>
          <w:spacing w:val="0"/>
          <w:sz w:val="32"/>
          <w:szCs w:val="32"/>
          <w:shd w:val="clear" w:fill="FFFFFF"/>
          <w:lang w:val="en-US" w:eastAsia="zh-CN"/>
        </w:rPr>
        <w:t>8001</w:t>
      </w:r>
      <w:r>
        <w:rPr>
          <w:rFonts w:hint="eastAsia" w:ascii="仿宋_GB2312" w:hAnsi="仿宋_GB2312" w:eastAsia="仿宋_GB2312" w:cs="仿宋_GB2312"/>
          <w:i w:val="0"/>
          <w:iCs w:val="0"/>
          <w:caps w:val="0"/>
          <w:color w:val="auto"/>
          <w:spacing w:val="0"/>
          <w:sz w:val="32"/>
          <w:szCs w:val="32"/>
          <w:shd w:val="clear" w:fill="FFFFFF"/>
          <w:lang w:val="en-US" w:eastAsia="zh-CN"/>
        </w:rPr>
        <w:t>船是</w: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begin"/>
      </w:r>
      <w:r>
        <w:rPr>
          <w:rFonts w:hint="eastAsia" w:ascii="仿宋_GB2312" w:hAnsi="仿宋_GB2312" w:eastAsia="仿宋_GB2312" w:cs="仿宋_GB2312"/>
          <w:i w:val="0"/>
          <w:iCs w:val="0"/>
          <w:caps w:val="0"/>
          <w:color w:val="auto"/>
          <w:spacing w:val="0"/>
          <w:sz w:val="32"/>
          <w:szCs w:val="32"/>
          <w:shd w:val="clear" w:fill="FFFFFF"/>
          <w:lang w:val="en-US" w:eastAsia="zh-CN"/>
        </w:rPr>
        <w:instrText xml:space="preserve"> HYPERLINK "https://baike.baidu.com/item/%E7%A6%8F%E5%BB%BA%E7%9C%81%E6%B5%B7%E6%B4%8B%E4%B8%8E%E6%B8%94%E4%B8%9A%E6%89%A7%E6%B3%95%E6%80%BB%E9%98%9F/191694?fromModule=lemma_inlink" \t "https://baike.baidu.com/item/%E4%B8%AD%E5%9B%BD%E6%B5%B7%E7%9B%918001/_blank" </w:instrTex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separate"/>
      </w:r>
      <w:r>
        <w:rPr>
          <w:rFonts w:hint="eastAsia" w:ascii="仿宋_GB2312" w:hAnsi="仿宋_GB2312" w:eastAsia="仿宋_GB2312" w:cs="仿宋_GB2312"/>
          <w:i w:val="0"/>
          <w:iCs w:val="0"/>
          <w:caps w:val="0"/>
          <w:color w:val="auto"/>
          <w:spacing w:val="0"/>
          <w:sz w:val="32"/>
          <w:szCs w:val="32"/>
          <w:shd w:val="clear" w:fill="FFFFFF"/>
          <w:lang w:val="en-US" w:eastAsia="zh-CN"/>
        </w:rPr>
        <w:t>福建省海洋与渔业执法总队</w: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end"/>
      </w:r>
      <w:r>
        <w:rPr>
          <w:rFonts w:hint="eastAsia" w:ascii="仿宋_GB2312" w:hAnsi="仿宋_GB2312" w:eastAsia="仿宋_GB2312" w:cs="仿宋_GB2312"/>
          <w:i w:val="0"/>
          <w:iCs w:val="0"/>
          <w:caps w:val="0"/>
          <w:color w:val="auto"/>
          <w:spacing w:val="0"/>
          <w:sz w:val="32"/>
          <w:szCs w:val="32"/>
          <w:shd w:val="clear" w:fill="FFFFFF"/>
          <w:lang w:val="en-US" w:eastAsia="zh-CN"/>
        </w:rPr>
        <w:t>所属的</w:t>
      </w:r>
      <w:r>
        <w:rPr>
          <w:rFonts w:hint="default" w:ascii="Times New Roman" w:hAnsi="Times New Roman" w:eastAsia="仿宋_GB2312" w:cs="Times New Roman"/>
          <w:i w:val="0"/>
          <w:iCs w:val="0"/>
          <w:caps w:val="0"/>
          <w:color w:val="auto"/>
          <w:spacing w:val="0"/>
          <w:sz w:val="32"/>
          <w:szCs w:val="32"/>
          <w:shd w:val="clear" w:fill="FFFFFF"/>
          <w:lang w:val="en-US" w:eastAsia="zh-CN"/>
        </w:rPr>
        <w:t>1500</w:t>
      </w:r>
      <w:r>
        <w:rPr>
          <w:rFonts w:hint="eastAsia" w:ascii="仿宋_GB2312" w:hAnsi="仿宋_GB2312" w:eastAsia="仿宋_GB2312" w:cs="仿宋_GB2312"/>
          <w:i w:val="0"/>
          <w:iCs w:val="0"/>
          <w:caps w:val="0"/>
          <w:color w:val="auto"/>
          <w:spacing w:val="0"/>
          <w:sz w:val="32"/>
          <w:szCs w:val="32"/>
          <w:shd w:val="clear" w:fill="FFFFFF"/>
          <w:lang w:val="en-US" w:eastAsia="zh-CN"/>
        </w:rPr>
        <w:t>吨级省级维权执法专用海监船，总长</w:t>
      </w:r>
      <w:r>
        <w:rPr>
          <w:rFonts w:hint="default" w:ascii="Times New Roman" w:hAnsi="Times New Roman" w:eastAsia="仿宋_GB2312" w:cs="Times New Roman"/>
          <w:i w:val="0"/>
          <w:iCs w:val="0"/>
          <w:caps w:val="0"/>
          <w:color w:val="auto"/>
          <w:spacing w:val="0"/>
          <w:sz w:val="32"/>
          <w:szCs w:val="32"/>
          <w:shd w:val="clear" w:fill="FFFFFF"/>
          <w:lang w:val="en-US" w:eastAsia="zh-CN"/>
        </w:rPr>
        <w:t>88.9</w:t>
      </w:r>
      <w:r>
        <w:rPr>
          <w:rFonts w:hint="eastAsia" w:ascii="仿宋_GB2312" w:hAnsi="仿宋_GB2312" w:eastAsia="仿宋_GB2312" w:cs="仿宋_GB2312"/>
          <w:i w:val="0"/>
          <w:iCs w:val="0"/>
          <w:caps w:val="0"/>
          <w:color w:val="auto"/>
          <w:spacing w:val="0"/>
          <w:sz w:val="32"/>
          <w:szCs w:val="32"/>
          <w:shd w:val="clear" w:fill="FFFFFF"/>
          <w:lang w:val="en-US" w:eastAsia="zh-CN"/>
        </w:rPr>
        <w:t>米，型宽</w:t>
      </w:r>
      <w:r>
        <w:rPr>
          <w:rFonts w:hint="default" w:ascii="Times New Roman" w:hAnsi="Times New Roman" w:eastAsia="仿宋_GB2312" w:cs="Times New Roman"/>
          <w:i w:val="0"/>
          <w:iCs w:val="0"/>
          <w:caps w:val="0"/>
          <w:color w:val="auto"/>
          <w:spacing w:val="0"/>
          <w:sz w:val="32"/>
          <w:szCs w:val="32"/>
          <w:shd w:val="clear" w:fill="FFFFFF"/>
          <w:lang w:val="en-US" w:eastAsia="zh-CN"/>
        </w:rPr>
        <w:t>12.2</w:t>
      </w:r>
      <w:r>
        <w:rPr>
          <w:rFonts w:hint="eastAsia" w:ascii="仿宋_GB2312" w:hAnsi="仿宋_GB2312" w:eastAsia="仿宋_GB2312" w:cs="仿宋_GB2312"/>
          <w:i w:val="0"/>
          <w:iCs w:val="0"/>
          <w:caps w:val="0"/>
          <w:color w:val="auto"/>
          <w:spacing w:val="0"/>
          <w:sz w:val="32"/>
          <w:szCs w:val="32"/>
          <w:shd w:val="clear" w:fill="FFFFFF"/>
          <w:lang w:val="en-US" w:eastAsia="zh-CN"/>
        </w:rPr>
        <w:t>米，设计排水量</w:t>
      </w:r>
      <w:r>
        <w:rPr>
          <w:rFonts w:hint="default" w:ascii="Times New Roman" w:hAnsi="Times New Roman" w:eastAsia="仿宋_GB2312" w:cs="Times New Roman"/>
          <w:i w:val="0"/>
          <w:iCs w:val="0"/>
          <w:caps w:val="0"/>
          <w:color w:val="auto"/>
          <w:spacing w:val="0"/>
          <w:sz w:val="32"/>
          <w:szCs w:val="32"/>
          <w:shd w:val="clear" w:fill="FFFFFF"/>
          <w:lang w:val="en-US" w:eastAsia="zh-CN"/>
        </w:rPr>
        <w:t>1750</w:t>
      </w:r>
      <w:r>
        <w:rPr>
          <w:rFonts w:hint="eastAsia" w:ascii="仿宋_GB2312" w:hAnsi="仿宋_GB2312" w:eastAsia="仿宋_GB2312" w:cs="仿宋_GB2312"/>
          <w:i w:val="0"/>
          <w:iCs w:val="0"/>
          <w:caps w:val="0"/>
          <w:color w:val="auto"/>
          <w:spacing w:val="0"/>
          <w:sz w:val="32"/>
          <w:szCs w:val="32"/>
          <w:shd w:val="clear" w:fill="FFFFFF"/>
          <w:lang w:val="en-US" w:eastAsia="zh-CN"/>
        </w:rPr>
        <w:t>吨。该船于</w:t>
      </w:r>
      <w:r>
        <w:rPr>
          <w:rFonts w:hint="default" w:ascii="Times New Roman" w:hAnsi="Times New Roman" w:eastAsia="仿宋_GB2312" w:cs="Times New Roman"/>
          <w:i w:val="0"/>
          <w:iCs w:val="0"/>
          <w:caps w:val="0"/>
          <w:color w:val="auto"/>
          <w:spacing w:val="0"/>
          <w:sz w:val="32"/>
          <w:szCs w:val="32"/>
          <w:shd w:val="clear" w:fill="FFFFFF"/>
          <w:lang w:val="en-US" w:eastAsia="zh-CN"/>
        </w:rPr>
        <w:t>2013</w:t>
      </w:r>
      <w:r>
        <w:rPr>
          <w:rFonts w:hint="eastAsia" w:ascii="仿宋_GB2312" w:hAnsi="仿宋_GB2312" w:eastAsia="仿宋_GB2312" w:cs="仿宋_GB2312"/>
          <w:i w:val="0"/>
          <w:iCs w:val="0"/>
          <w:caps w:val="0"/>
          <w:color w:val="auto"/>
          <w:spacing w:val="0"/>
          <w:sz w:val="32"/>
          <w:szCs w:val="32"/>
          <w:shd w:val="clear" w:fill="FFFFFF"/>
          <w:lang w:val="en-US" w:eastAsia="zh-CN"/>
        </w:rPr>
        <w:t>年</w:t>
      </w:r>
      <w:r>
        <w:rPr>
          <w:rFonts w:hint="default" w:ascii="Times New Roman" w:hAnsi="Times New Roman" w:eastAsia="仿宋_GB2312" w:cs="Times New Roman"/>
          <w:i w:val="0"/>
          <w:iCs w:val="0"/>
          <w:caps w:val="0"/>
          <w:color w:val="auto"/>
          <w:spacing w:val="0"/>
          <w:sz w:val="32"/>
          <w:szCs w:val="32"/>
          <w:shd w:val="clear" w:fill="FFFFFF"/>
          <w:lang w:val="en-US" w:eastAsia="zh-CN"/>
        </w:rPr>
        <w:t>9</w:t>
      </w:r>
      <w:r>
        <w:rPr>
          <w:rFonts w:hint="eastAsia" w:ascii="仿宋_GB2312" w:hAnsi="仿宋_GB2312" w:eastAsia="仿宋_GB2312" w:cs="仿宋_GB2312"/>
          <w:i w:val="0"/>
          <w:iCs w:val="0"/>
          <w:caps w:val="0"/>
          <w:color w:val="auto"/>
          <w:spacing w:val="0"/>
          <w:sz w:val="32"/>
          <w:szCs w:val="32"/>
          <w:shd w:val="clear" w:fill="FFFFFF"/>
          <w:lang w:val="en-US" w:eastAsia="zh-CN"/>
        </w:rPr>
        <w:t>月下水，</w:t>
      </w:r>
      <w:r>
        <w:rPr>
          <w:rFonts w:hint="default" w:ascii="Times New Roman" w:hAnsi="Times New Roman" w:eastAsia="仿宋_GB2312" w:cs="Times New Roman"/>
          <w:i w:val="0"/>
          <w:iCs w:val="0"/>
          <w:caps w:val="0"/>
          <w:color w:val="auto"/>
          <w:spacing w:val="0"/>
          <w:sz w:val="32"/>
          <w:szCs w:val="32"/>
          <w:shd w:val="clear" w:fill="FFFFFF"/>
          <w:lang w:val="en-US" w:eastAsia="zh-CN"/>
        </w:rPr>
        <w:t>2014</w:t>
      </w:r>
      <w:r>
        <w:rPr>
          <w:rFonts w:hint="eastAsia" w:ascii="仿宋_GB2312" w:hAnsi="仿宋_GB2312" w:eastAsia="仿宋_GB2312" w:cs="仿宋_GB2312"/>
          <w:i w:val="0"/>
          <w:iCs w:val="0"/>
          <w:caps w:val="0"/>
          <w:color w:val="auto"/>
          <w:spacing w:val="0"/>
          <w:sz w:val="32"/>
          <w:szCs w:val="32"/>
          <w:shd w:val="clear" w:fill="FFFFFF"/>
          <w:lang w:val="en-US" w:eastAsia="zh-CN"/>
        </w:rPr>
        <w:t>年</w:t>
      </w:r>
      <w:r>
        <w:rPr>
          <w:rFonts w:hint="default" w:ascii="Times New Roman" w:hAnsi="Times New Roman" w:eastAsia="仿宋_GB2312" w:cs="Times New Roman"/>
          <w:i w:val="0"/>
          <w:iCs w:val="0"/>
          <w:caps w:val="0"/>
          <w:color w:val="auto"/>
          <w:spacing w:val="0"/>
          <w:sz w:val="32"/>
          <w:szCs w:val="32"/>
          <w:shd w:val="clear" w:fill="FFFFFF"/>
          <w:lang w:val="en-US" w:eastAsia="zh-CN"/>
        </w:rPr>
        <w:t>4</w:t>
      </w:r>
      <w:r>
        <w:rPr>
          <w:rFonts w:hint="eastAsia" w:ascii="仿宋_GB2312" w:hAnsi="仿宋_GB2312" w:eastAsia="仿宋_GB2312" w:cs="仿宋_GB2312"/>
          <w:i w:val="0"/>
          <w:iCs w:val="0"/>
          <w:caps w:val="0"/>
          <w:color w:val="auto"/>
          <w:spacing w:val="0"/>
          <w:sz w:val="32"/>
          <w:szCs w:val="32"/>
          <w:shd w:val="clear" w:fill="FFFFFF"/>
          <w:lang w:val="en-US" w:eastAsia="zh-CN"/>
        </w:rPr>
        <w:t>月入列，配置了强声设备、高压水炮、光电取证平台及直升机起降平台等先进执法装备，主要承担东海钓鱼岛、南海仁爱礁等海域的维权任务，以及海域监管、非法采砂巡查等职责。截至</w:t>
      </w:r>
      <w:r>
        <w:rPr>
          <w:rFonts w:hint="default" w:ascii="Times New Roman" w:hAnsi="Times New Roman" w:eastAsia="仿宋_GB2312" w:cs="Times New Roman"/>
          <w:i w:val="0"/>
          <w:iCs w:val="0"/>
          <w:caps w:val="0"/>
          <w:color w:val="auto"/>
          <w:spacing w:val="0"/>
          <w:sz w:val="32"/>
          <w:szCs w:val="32"/>
          <w:shd w:val="clear" w:fill="FFFFFF"/>
          <w:lang w:val="en-US" w:eastAsia="zh-CN"/>
        </w:rPr>
        <w:t>2024</w:t>
      </w:r>
      <w:r>
        <w:rPr>
          <w:rFonts w:hint="eastAsia" w:ascii="仿宋_GB2312" w:hAnsi="仿宋_GB2312" w:eastAsia="仿宋_GB2312" w:cs="仿宋_GB2312"/>
          <w:i w:val="0"/>
          <w:iCs w:val="0"/>
          <w:caps w:val="0"/>
          <w:color w:val="auto"/>
          <w:spacing w:val="0"/>
          <w:sz w:val="32"/>
          <w:szCs w:val="32"/>
          <w:shd w:val="clear" w:fill="FFFFFF"/>
          <w:lang w:val="en-US" w:eastAsia="zh-CN"/>
        </w:rPr>
        <w:t>年，该船仍活跃于专项执法行动，并参与了</w: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begin"/>
      </w:r>
      <w:r>
        <w:rPr>
          <w:rFonts w:hint="eastAsia" w:ascii="仿宋_GB2312" w:hAnsi="仿宋_GB2312" w:eastAsia="仿宋_GB2312" w:cs="仿宋_GB2312"/>
          <w:i w:val="0"/>
          <w:iCs w:val="0"/>
          <w:caps w:val="0"/>
          <w:color w:val="auto"/>
          <w:spacing w:val="0"/>
          <w:sz w:val="32"/>
          <w:szCs w:val="32"/>
          <w:shd w:val="clear" w:fill="FFFFFF"/>
          <w:lang w:val="en-US" w:eastAsia="zh-CN"/>
        </w:rPr>
        <w:instrText xml:space="preserve"> HYPERLINK "https://baike.baidu.com/item/2024%E4%B8%96%E7%95%8C%E8%88%AA%E6%B5%B7%E8%A3%85%E5%A4%87%E5%A4%A7%E4%BC%9A/64817356?fromModule=lemma_inlink" \t "https://baike.baidu.com/item/%E4%B8%AD%E5%9B%BD%E6%B5%B7%E7%9B%918001/_blank" </w:instrTex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separate"/>
      </w:r>
      <w:r>
        <w:rPr>
          <w:rFonts w:hint="default" w:ascii="Times New Roman" w:hAnsi="Times New Roman" w:eastAsia="仿宋_GB2312" w:cs="Times New Roman"/>
          <w:i w:val="0"/>
          <w:iCs w:val="0"/>
          <w:caps w:val="0"/>
          <w:color w:val="auto"/>
          <w:spacing w:val="0"/>
          <w:sz w:val="32"/>
          <w:szCs w:val="32"/>
          <w:shd w:val="clear" w:fill="FFFFFF"/>
          <w:lang w:val="en-US" w:eastAsia="zh-CN"/>
        </w:rPr>
        <w:t>2024</w:t>
      </w:r>
      <w:r>
        <w:rPr>
          <w:rFonts w:hint="eastAsia" w:ascii="仿宋_GB2312" w:hAnsi="仿宋_GB2312" w:eastAsia="仿宋_GB2312" w:cs="仿宋_GB2312"/>
          <w:i w:val="0"/>
          <w:iCs w:val="0"/>
          <w:caps w:val="0"/>
          <w:color w:val="auto"/>
          <w:spacing w:val="0"/>
          <w:sz w:val="32"/>
          <w:szCs w:val="32"/>
          <w:shd w:val="clear" w:fill="FFFFFF"/>
          <w:lang w:val="en-US" w:eastAsia="zh-CN"/>
        </w:rPr>
        <w:t>世界航海装备大会</w:t>
      </w:r>
      <w:r>
        <w:rPr>
          <w:rFonts w:hint="eastAsia" w:ascii="仿宋_GB2312" w:hAnsi="仿宋_GB2312" w:eastAsia="仿宋_GB2312" w:cs="仿宋_GB2312"/>
          <w:i w:val="0"/>
          <w:iCs w:val="0"/>
          <w:caps w:val="0"/>
          <w:color w:val="auto"/>
          <w:spacing w:val="0"/>
          <w:sz w:val="32"/>
          <w:szCs w:val="32"/>
          <w:shd w:val="clear" w:fill="FFFFFF"/>
          <w:lang w:val="en-US" w:eastAsia="zh-CN"/>
        </w:rPr>
        <w:fldChar w:fldCharType="end"/>
      </w:r>
      <w:r>
        <w:rPr>
          <w:rFonts w:hint="eastAsia" w:ascii="仿宋_GB2312" w:hAnsi="仿宋_GB2312" w:eastAsia="仿宋_GB2312" w:cs="仿宋_GB2312"/>
          <w:i w:val="0"/>
          <w:iCs w:val="0"/>
          <w:caps w:val="0"/>
          <w:color w:val="auto"/>
          <w:spacing w:val="0"/>
          <w:sz w:val="32"/>
          <w:szCs w:val="32"/>
          <w:shd w:val="clear" w:fill="FFFFFF"/>
          <w:lang w:val="en-US" w:eastAsia="zh-CN"/>
        </w:rPr>
        <w:t>的公开展示。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0799A4"/>
    <w:multiLevelType w:val="singleLevel"/>
    <w:tmpl w:val="090799A4"/>
    <w:lvl w:ilvl="0" w:tentative="0">
      <w:start w:val="1"/>
      <w:numFmt w:val="chineseCounting"/>
      <w:suff w:val="nothing"/>
      <w:lvlText w:val="%1、"/>
      <w:lvlJc w:val="left"/>
      <w:rPr>
        <w:rFonts w:hint="eastAsia"/>
      </w:rPr>
    </w:lvl>
  </w:abstractNum>
  <w:abstractNum w:abstractNumId="1">
    <w:nsid w:val="1B1521F9"/>
    <w:multiLevelType w:val="singleLevel"/>
    <w:tmpl w:val="1B1521F9"/>
    <w:lvl w:ilvl="0" w:tentative="0">
      <w:start w:val="1"/>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false"/>
  <w:bordersDoNotSurroundFooter w:val="false"/>
  <w:revisionView w:markup="0"/>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3829C2"/>
    <w:rsid w:val="366415BD"/>
    <w:rsid w:val="388C5E06"/>
    <w:rsid w:val="38B853C4"/>
    <w:rsid w:val="45936AFF"/>
    <w:rsid w:val="4B7A3049"/>
    <w:rsid w:val="4E2A378B"/>
    <w:rsid w:val="4F075432"/>
    <w:rsid w:val="55022214"/>
    <w:rsid w:val="583D195A"/>
    <w:rsid w:val="6E2041D3"/>
    <w:rsid w:val="72EF99D4"/>
    <w:rsid w:val="BAEE8B76"/>
    <w:rsid w:val="DFD07A15"/>
    <w:rsid w:val="FF7FC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alloon Text"/>
    <w:basedOn w:val="1"/>
    <w:semiHidden/>
    <w:unhideWhenUsed/>
    <w:qFormat/>
    <w:uiPriority w:val="99"/>
    <w:rPr>
      <w:sz w:val="18"/>
      <w:szCs w:val="18"/>
    </w:rPr>
  </w:style>
  <w:style w:type="paragraph" w:styleId="3">
    <w:name w:val="Normal (Web)"/>
    <w:basedOn w:val="1"/>
    <w:qFormat/>
    <w:uiPriority w:val="0"/>
    <w:rPr>
      <w:sz w:val="24"/>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1110</Words>
  <Characters>1187</Characters>
  <Lines>0</Lines>
  <Paragraphs>0</Paragraphs>
  <TotalTime>47</TotalTime>
  <ScaleCrop>false</ScaleCrop>
  <LinksUpToDate>false</LinksUpToDate>
  <CharactersWithSpaces>1231</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HS</dc:creator>
  <cp:lastModifiedBy>黄书锭</cp:lastModifiedBy>
  <cp:lastPrinted>2026-01-22T16:37:00Z</cp:lastPrinted>
  <dcterms:modified xsi:type="dcterms:W3CDTF">2026-01-22T18:30:38Z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KSOTemplateDocerSaveRecord">
    <vt:lpwstr>eyJoZGlkIjoiMWI1MDc0YWVjYzZjNmI5OTYxOWZmMjYzMTNiNTcwZGUiLCJ1c2VySWQiOiI0MjY3NDAwMjEifQ==</vt:lpwstr>
  </property>
  <property fmtid="{D5CDD505-2E9C-101B-9397-08002B2CF9AE}" pid="4" name="ICV">
    <vt:lpwstr>CB54E01561E9425BBE8D509B9D4A8836_12</vt:lpwstr>
  </property>
</Properties>
</file>