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pacing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pacing w:val="0"/>
          <w:sz w:val="44"/>
          <w:szCs w:val="44"/>
          <w:lang w:val="en-US" w:eastAsia="zh-CN"/>
        </w:rPr>
        <w:t>省委网信办党纪学习教育读书班方案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（送审稿）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为高标准高质量开展党纪学习教育，拟于近期举办省委网信办党纪学习教育读书班，采取集中学习、个人自学、辅导报告、现场教学、交流研讨、纪律党课等形式进行。具体方案如下。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黑体" w:cs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szCs w:val="32"/>
          <w:lang w:val="en-US" w:eastAsia="zh-CN"/>
        </w:rPr>
        <w:t>一、学习时间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拟定于2024年5月1</w:t>
      </w:r>
      <w:del w:id="0" w:author="张远" w:date="2024-05-10T17:41:19Z">
        <w:r>
          <w:rPr>
            <w:rFonts w:hint="default" w:ascii="仿宋_GB2312" w:hAnsi="仿宋_GB2312" w:eastAsia="仿宋_GB2312" w:cs="仿宋_GB2312"/>
            <w:sz w:val="32"/>
            <w:szCs w:val="32"/>
            <w:lang w:val="en-US" w:eastAsia="zh-CN"/>
          </w:rPr>
          <w:delText>5</w:delText>
        </w:r>
      </w:del>
      <w:ins w:id="1" w:author="张远" w:date="2024-05-10T17:41:19Z">
        <w:r>
          <w:rPr>
            <w:rFonts w:hint="default" w:ascii="仿宋_GB2312" w:hAnsi="仿宋_GB2312" w:eastAsia="仿宋_GB2312" w:cs="仿宋_GB2312"/>
            <w:sz w:val="32"/>
            <w:szCs w:val="32"/>
            <w:lang w:val="en-US" w:eastAsia="zh-CN"/>
          </w:rPr>
          <w:t>4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-1</w:t>
      </w:r>
      <w:del w:id="2" w:author="张远" w:date="2024-05-10T17:41:21Z">
        <w:r>
          <w:rPr>
            <w:rFonts w:hint="default" w:ascii="仿宋_GB2312" w:hAnsi="仿宋_GB2312" w:eastAsia="仿宋_GB2312" w:cs="仿宋_GB2312"/>
            <w:sz w:val="32"/>
            <w:szCs w:val="32"/>
            <w:lang w:val="en-US" w:eastAsia="zh-CN"/>
          </w:rPr>
          <w:delText>6</w:delText>
        </w:r>
      </w:del>
      <w:ins w:id="3" w:author="张远" w:date="2024-05-10T17:41:21Z">
        <w:r>
          <w:rPr>
            <w:rFonts w:hint="default" w:ascii="仿宋_GB2312" w:hAnsi="仿宋_GB2312" w:eastAsia="仿宋_GB2312" w:cs="仿宋_GB2312"/>
            <w:sz w:val="32"/>
            <w:szCs w:val="32"/>
            <w:lang w:val="en-US" w:eastAsia="zh-CN"/>
          </w:rPr>
          <w:t>5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日，安排2天</w:t>
      </w:r>
      <w:ins w:id="4" w:author="刘建斌" w:date="2024-05-09T11:15:5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（</w:t>
        </w:r>
      </w:ins>
      <w:ins w:id="5" w:author="刘建斌" w:date="2024-05-09T11:16:0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若</w:t>
        </w:r>
      </w:ins>
      <w:ins w:id="6" w:author="刘建斌" w:date="2024-05-09T11:16:1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遇</w:t>
        </w:r>
      </w:ins>
      <w:ins w:id="7" w:author="刘建斌" w:date="2024-05-09T11:16:1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其他</w:t>
        </w:r>
      </w:ins>
      <w:ins w:id="8" w:author="刘建斌" w:date="2024-05-09T11:16:1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安排，</w:t>
        </w:r>
      </w:ins>
      <w:ins w:id="9" w:author="刘建斌" w:date="2024-05-09T11:16:1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则</w:t>
        </w:r>
      </w:ins>
      <w:ins w:id="10" w:author="刘建斌" w:date="2024-05-09T11:16:1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相应</w:t>
        </w:r>
      </w:ins>
      <w:ins w:id="11" w:author="刘建斌" w:date="2024-05-09T11:16:2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顺延</w:t>
        </w:r>
      </w:ins>
      <w:ins w:id="12" w:author="刘建斌" w:date="2024-05-09T11:15:5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）</w:t>
        </w:r>
      </w:ins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黑体" w:cs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szCs w:val="32"/>
          <w:lang w:val="en-US" w:eastAsia="zh-CN"/>
        </w:rPr>
        <w:t>二、参加人员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1.省委网信办室务会议成员；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2.办机关各处室、直属事业单位副处级以上干部；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3.办青年理论学习小组代表；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4.各党支部党员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黑体" w:cs="黑体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szCs w:val="32"/>
          <w:u w:val="none"/>
          <w:lang w:val="en-US" w:eastAsia="zh-CN"/>
        </w:rPr>
        <w:t>三、日程安排</w:t>
      </w:r>
    </w:p>
    <w:tbl>
      <w:tblPr>
        <w:tblStyle w:val="1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7"/>
        <w:gridCol w:w="69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  <w:t>5月1</w:t>
            </w:r>
            <w:del w:id="13" w:author="张远" w:date="2024-05-10T17:41:24Z">
              <w:r>
                <w:rPr>
                  <w:rFonts w:hint="default" w:ascii="仿宋_GB2312" w:hAnsi="仿宋_GB2312" w:eastAsia="仿宋_GB2312" w:cs="仿宋_GB2312"/>
                  <w:color w:val="000000"/>
                  <w:kern w:val="2"/>
                  <w:sz w:val="32"/>
                  <w:szCs w:val="32"/>
                  <w:vertAlign w:val="baseline"/>
                  <w:lang w:val="en-US" w:eastAsia="zh-CN" w:bidi="ar-SA"/>
                </w:rPr>
                <w:delText>5</w:delText>
              </w:r>
            </w:del>
            <w:ins w:id="14" w:author="张远" w:date="2024-05-10T17:41:24Z">
              <w:r>
                <w:rPr>
                  <w:rFonts w:hint="default" w:ascii="仿宋_GB2312" w:hAnsi="仿宋_GB2312" w:eastAsia="仿宋_GB2312" w:cs="仿宋_GB2312"/>
                  <w:color w:val="000000"/>
                  <w:kern w:val="2"/>
                  <w:sz w:val="32"/>
                  <w:szCs w:val="32"/>
                  <w:vertAlign w:val="baseline"/>
                  <w:lang w:val="en-US" w:eastAsia="zh-CN" w:bidi="ar-SA"/>
                </w:rPr>
                <w:t>4</w:t>
              </w:r>
            </w:ins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  <w:t>日</w:t>
            </w:r>
          </w:p>
        </w:tc>
        <w:tc>
          <w:tcPr>
            <w:tcW w:w="69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  <w:t>（星期</w:t>
            </w:r>
            <w:del w:id="15" w:author="张远" w:date="2024-05-10T17:41:26Z">
              <w:r>
                <w:rPr>
                  <w:rFonts w:hint="default" w:ascii="仿宋_GB2312" w:hAnsi="仿宋_GB2312" w:eastAsia="仿宋_GB2312" w:cs="仿宋_GB2312"/>
                  <w:color w:val="000000"/>
                  <w:kern w:val="2"/>
                  <w:sz w:val="32"/>
                  <w:szCs w:val="32"/>
                  <w:vertAlign w:val="baseline"/>
                  <w:lang w:val="en-US" w:eastAsia="zh-CN" w:bidi="ar-SA"/>
                </w:rPr>
                <w:delText>三</w:delText>
              </w:r>
            </w:del>
            <w:ins w:id="16" w:author="张远" w:date="2024-05-10T17:41:29Z">
              <w:r>
                <w:rPr>
                  <w:rFonts w:hint="eastAsia" w:ascii="仿宋_GB2312" w:hAnsi="仿宋_GB2312" w:eastAsia="仿宋_GB2312" w:cs="仿宋_GB2312"/>
                  <w:color w:val="000000"/>
                  <w:kern w:val="2"/>
                  <w:sz w:val="32"/>
                  <w:szCs w:val="32"/>
                  <w:vertAlign w:val="baseline"/>
                  <w:lang w:val="en-US" w:eastAsia="zh-CN" w:bidi="ar-SA"/>
                </w:rPr>
                <w:t>二</w:t>
              </w:r>
            </w:ins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  <w:t>9:30</w:t>
            </w:r>
          </w:p>
        </w:tc>
        <w:tc>
          <w:tcPr>
            <w:tcW w:w="69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color w:val="000000"/>
                <w:sz w:val="32"/>
                <w:szCs w:val="32"/>
                <w:u w:val="none"/>
                <w:lang w:val="en-US" w:eastAsia="zh-CN"/>
              </w:rPr>
              <w:t>第一阶段：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  <w:t>开班式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  <w:t>张远主任讲话，黄逸群副主任主持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  <w:t>10:00</w:t>
            </w:r>
          </w:p>
        </w:tc>
        <w:tc>
          <w:tcPr>
            <w:tcW w:w="69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color w:val="000000"/>
                <w:sz w:val="32"/>
                <w:szCs w:val="32"/>
                <w:u w:val="none"/>
                <w:lang w:val="en-US" w:eastAsia="zh-CN"/>
              </w:rPr>
              <w:t>第二阶段：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  <w:t>专题辅导报告（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  <w:t>同时作为室务会议理论学习中心组学习会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jc w:val="center"/>
        </w:trPr>
        <w:tc>
          <w:tcPr>
            <w:tcW w:w="14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69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  <w:t>围绕新修订的《中国共产党纪律处分条例》作专题辅导报告。（授课人：省纪委监委有关同志）</w:t>
            </w:r>
          </w:p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  <w:t>刘建斌副主任主持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  <w:t>（地点：办机关大厦16楼综合大厅）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  <w:t>15:00</w:t>
            </w:r>
          </w:p>
        </w:tc>
        <w:tc>
          <w:tcPr>
            <w:tcW w:w="69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  <w:t>集中观看警示教育片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  <w:t>晚上</w:t>
            </w:r>
          </w:p>
        </w:tc>
        <w:tc>
          <w:tcPr>
            <w:tcW w:w="69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  <w:t>个人自学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69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  <w:t>学习新修订的《中国共产党纪律处分条例》、简明读本等材料。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jc w:val="center"/>
        </w:trPr>
        <w:tc>
          <w:tcPr>
            <w:tcW w:w="14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  <w:t>5月1</w:t>
            </w:r>
            <w:del w:id="17" w:author="张远" w:date="2024-05-10T17:41:35Z">
              <w:r>
                <w:rPr>
                  <w:rFonts w:hint="default" w:ascii="仿宋_GB2312" w:hAnsi="仿宋_GB2312" w:eastAsia="仿宋_GB2312" w:cs="仿宋_GB2312"/>
                  <w:color w:val="000000"/>
                  <w:kern w:val="2"/>
                  <w:sz w:val="32"/>
                  <w:szCs w:val="32"/>
                  <w:vertAlign w:val="baseline"/>
                  <w:lang w:val="en-US" w:eastAsia="zh-CN" w:bidi="ar-SA"/>
                </w:rPr>
                <w:delText>6</w:delText>
              </w:r>
            </w:del>
            <w:ins w:id="18" w:author="张远" w:date="2024-05-10T17:41:35Z">
              <w:r>
                <w:rPr>
                  <w:rFonts w:hint="eastAsia" w:ascii="仿宋_GB2312" w:hAnsi="仿宋_GB2312" w:eastAsia="仿宋_GB2312" w:cs="仿宋_GB2312"/>
                  <w:color w:val="000000"/>
                  <w:kern w:val="2"/>
                  <w:sz w:val="32"/>
                  <w:szCs w:val="32"/>
                  <w:vertAlign w:val="baseline"/>
                  <w:lang w:val="en-US" w:eastAsia="zh-CN" w:bidi="ar-SA"/>
                </w:rPr>
                <w:t>5</w:t>
              </w:r>
            </w:ins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  <w:t>日</w:t>
            </w:r>
          </w:p>
        </w:tc>
        <w:tc>
          <w:tcPr>
            <w:tcW w:w="69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1776" w:leftChars="0" w:hanging="1776" w:hangingChars="555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  <w:t>（星期</w:t>
            </w:r>
            <w:del w:id="19" w:author="张远" w:date="2024-05-10T17:41:37Z">
              <w:r>
                <w:rPr>
                  <w:rFonts w:hint="eastAsia" w:ascii="仿宋_GB2312" w:hAnsi="仿宋_GB2312" w:eastAsia="仿宋_GB2312" w:cs="仿宋_GB2312"/>
                  <w:color w:val="000000"/>
                  <w:kern w:val="2"/>
                  <w:sz w:val="32"/>
                  <w:szCs w:val="32"/>
                  <w:vertAlign w:val="baseline"/>
                  <w:lang w:val="en-US" w:eastAsia="zh-CN" w:bidi="ar-SA"/>
                </w:rPr>
                <w:delText>四</w:delText>
              </w:r>
            </w:del>
            <w:ins w:id="20" w:author="张远" w:date="2024-05-10T17:41:37Z">
              <w:r>
                <w:rPr>
                  <w:rFonts w:hint="eastAsia" w:ascii="仿宋_GB2312" w:hAnsi="仿宋_GB2312" w:eastAsia="仿宋_GB2312" w:cs="仿宋_GB2312"/>
                  <w:color w:val="000000"/>
                  <w:kern w:val="2"/>
                  <w:sz w:val="32"/>
                  <w:szCs w:val="32"/>
                  <w:vertAlign w:val="baseline"/>
                  <w:lang w:val="en-US" w:eastAsia="zh-CN" w:bidi="ar-SA"/>
                </w:rPr>
                <w:t>三</w:t>
              </w:r>
            </w:ins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  <w:t>10:00</w:t>
            </w:r>
          </w:p>
        </w:tc>
        <w:tc>
          <w:tcPr>
            <w:tcW w:w="69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  <w:t>现场教学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69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  <w:t>前往福建省党风廉政警示教育馆（省委党校）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  <w:t>15:00</w:t>
            </w:r>
          </w:p>
        </w:tc>
        <w:tc>
          <w:tcPr>
            <w:tcW w:w="69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color w:val="000000"/>
                <w:sz w:val="32"/>
                <w:szCs w:val="32"/>
                <w:u w:val="none"/>
                <w:lang w:val="en-US" w:eastAsia="zh-CN"/>
              </w:rPr>
              <w:t>第一阶段：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  <w:t>学习交流研讨会（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  <w:t>同时作为室务会议理论学习中心组学习会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东文宋体" w:hAnsi="东文宋体" w:eastAsia="东文宋体" w:cs="东文宋体"/>
                <w:color w:val="000000"/>
                <w:sz w:val="32"/>
                <w:szCs w:val="32"/>
                <w:u w:val="none"/>
                <w:lang w:val="en-US" w:eastAsia="zh-CN"/>
              </w:rPr>
              <w:t>①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  <w:t>紧扣党的政治纪律、组织纪律、廉洁纪律、群众纪律、工作纪律、生活纪律开展交流研讨，室务会议成员、党支部书记代表和青年党员代表围绕学习主题作交流发言；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东文宋体" w:hAnsi="东文宋体" w:eastAsia="东文宋体" w:cs="东文宋体"/>
                <w:color w:val="000000"/>
                <w:sz w:val="32"/>
                <w:szCs w:val="32"/>
                <w:lang w:val="en-US" w:eastAsia="zh-CN"/>
              </w:rPr>
              <w:t>②</w:t>
            </w:r>
            <w:ins w:id="21" w:author="黄书锭" w:date="2024-05-08T16:46:53Z">
              <w:r>
                <w:rPr>
                  <w:rFonts w:hint="eastAsia" w:ascii="仿宋_GB2312" w:hAnsi="Times New Roman" w:eastAsia="仿宋_GB2312" w:cs="CESI仿宋-GB2312"/>
                  <w:color w:val="000000"/>
                  <w:sz w:val="32"/>
                  <w:szCs w:val="32"/>
                  <w:lang w:val="en-US" w:eastAsia="zh-CN"/>
                </w:rPr>
                <w:t>邀请</w:t>
              </w:r>
            </w:ins>
            <w:r>
              <w:rPr>
                <w:rFonts w:hint="eastAsia" w:ascii="仿宋_GB2312" w:eastAsia="仿宋_GB2312" w:cs="CESI仿宋-GB2312"/>
                <w:color w:val="000000"/>
                <w:sz w:val="32"/>
                <w:szCs w:val="32"/>
                <w:lang w:val="en-US" w:eastAsia="zh-CN"/>
              </w:rPr>
              <w:t>省委</w:t>
            </w:r>
            <w:r>
              <w:rPr>
                <w:rFonts w:hint="eastAsia" w:ascii="仿宋_GB2312" w:hAnsi="Times New Roman" w:eastAsia="仿宋_GB2312" w:cs="CESI仿宋-GB2312"/>
                <w:color w:val="000000"/>
                <w:sz w:val="32"/>
                <w:szCs w:val="32"/>
                <w:lang w:val="en-US" w:eastAsia="zh-CN"/>
              </w:rPr>
              <w:t>省直机关工委</w:t>
            </w:r>
            <w:ins w:id="22" w:author="黄书锭" w:date="2024-05-08T16:46:36Z">
              <w:r>
                <w:rPr>
                  <w:rFonts w:hint="eastAsia" w:ascii="仿宋_GB2312" w:hAnsi="Times New Roman" w:eastAsia="仿宋_GB2312" w:cs="CESI仿宋-GB2312"/>
                  <w:color w:val="000000"/>
                  <w:sz w:val="32"/>
                  <w:szCs w:val="32"/>
                  <w:lang w:val="en-US" w:eastAsia="zh-CN"/>
                </w:rPr>
                <w:t>中</w:t>
              </w:r>
            </w:ins>
            <w:r>
              <w:rPr>
                <w:rFonts w:hint="eastAsia" w:ascii="仿宋_GB2312" w:hAnsi="Times New Roman" w:eastAsia="仿宋_GB2312" w:cs="CESI仿宋-GB2312"/>
                <w:color w:val="000000"/>
                <w:sz w:val="32"/>
                <w:szCs w:val="32"/>
                <w:lang w:val="en-US" w:eastAsia="zh-CN"/>
              </w:rPr>
              <w:t>心组学习指导组成员</w:t>
            </w:r>
            <w:del w:id="23" w:author="黄书锭" w:date="2024-05-08T16:46:56Z">
              <w:r>
                <w:rPr>
                  <w:rFonts w:hint="eastAsia" w:ascii="仿宋_GB2312" w:eastAsia="仿宋_GB2312" w:cs="CESI仿宋-GB2312"/>
                  <w:color w:val="000000"/>
                  <w:sz w:val="32"/>
                  <w:szCs w:val="32"/>
                  <w:lang w:val="en-US" w:eastAsia="zh-CN"/>
                </w:rPr>
                <w:delText>李永红</w:delText>
              </w:r>
            </w:del>
            <w:r>
              <w:rPr>
                <w:rFonts w:hint="eastAsia" w:ascii="仿宋_GB2312" w:hAnsi="Times New Roman" w:eastAsia="仿宋_GB2312" w:cs="CESI仿宋-GB2312"/>
                <w:color w:val="000000"/>
                <w:sz w:val="32"/>
                <w:szCs w:val="32"/>
                <w:lang w:val="en-US" w:eastAsia="zh-CN"/>
              </w:rPr>
              <w:t>列席旁听，并作点评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jc w:val="center"/>
        </w:trPr>
        <w:tc>
          <w:tcPr>
            <w:tcW w:w="14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69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color w:val="000000"/>
                <w:sz w:val="32"/>
                <w:szCs w:val="32"/>
                <w:u w:val="none"/>
                <w:lang w:val="en-US" w:eastAsia="zh-CN"/>
              </w:rPr>
              <w:t>第二阶段：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  <w:t>张远主任上纪律党课并作读书班总结。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69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  <w:lang w:val="en-US" w:eastAsia="zh-CN"/>
              </w:rPr>
              <w:t>（地点：办机关大厦16楼综合大厅）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有关事项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1.</w:t>
      </w:r>
      <w:r>
        <w:rPr>
          <w:rFonts w:hint="default" w:ascii="仿宋_GB2312" w:eastAsia="仿宋_GB2312"/>
          <w:sz w:val="32"/>
          <w:szCs w:val="32"/>
          <w:lang w:val="en" w:eastAsia="zh-CN"/>
        </w:rPr>
        <w:t>机关党委负责</w:t>
      </w:r>
      <w:r>
        <w:rPr>
          <w:rFonts w:hint="eastAsia" w:ascii="仿宋_GB2312" w:eastAsia="仿宋_GB2312"/>
          <w:sz w:val="32"/>
          <w:szCs w:val="32"/>
          <w:lang w:val="en" w:eastAsia="zh-CN"/>
        </w:rPr>
        <w:t>读书班方案的制定、文稿材料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起草、现场活动安排、人员组织</w:t>
      </w:r>
      <w:r>
        <w:rPr>
          <w:rFonts w:hint="eastAsia" w:ascii="仿宋_GB2312" w:eastAsia="仿宋_GB2312"/>
          <w:sz w:val="32"/>
          <w:szCs w:val="32"/>
          <w:lang w:val="en" w:eastAsia="zh-CN"/>
        </w:rPr>
        <w:t>以及会务</w:t>
      </w:r>
      <w:r>
        <w:rPr>
          <w:rFonts w:hint="eastAsia" w:ascii="仿宋_GB2312" w:eastAsia="仿宋_GB2312" w:cs="Times New Roman"/>
          <w:sz w:val="32"/>
          <w:szCs w:val="32"/>
          <w:lang w:val="en" w:eastAsia="zh-CN"/>
        </w:rPr>
        <w:t>相关工作</w:t>
      </w: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2.综合处负责张</w:t>
      </w:r>
      <w:ins w:id="24" w:author="黄书锭" w:date="2024-05-08T16:47:18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远</w:t>
        </w:r>
      </w:ins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主任讲话稿、纪律党课讲稿审定；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3.传播处负责现场摄影、摄像；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4.读书班所需的师资费、交通费等，严格按照财务规定开支，从办党建经费支出。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default" w:ascii="仿宋_GB2312" w:eastAsia="仿宋_GB2312" w:cs="Times New Roman"/>
          <w:sz w:val="32"/>
          <w:szCs w:val="32"/>
          <w:lang w:val="en-US" w:eastAsia="zh-CN"/>
        </w:rPr>
      </w:pPr>
      <w:ins w:id="25" w:author="朱曦" w:date="2024-05-10T18:46:09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5.</w:t>
        </w:r>
      </w:ins>
      <w:ins w:id="26" w:author="朱曦" w:date="2024-05-10T18:46:13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经费</w:t>
        </w:r>
      </w:ins>
      <w:ins w:id="27" w:author="朱曦" w:date="2024-05-10T18:46:16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预算</w:t>
        </w:r>
      </w:ins>
      <w:ins w:id="28" w:author="朱曦" w:date="2024-05-10T18:46:17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：</w:t>
        </w:r>
      </w:ins>
      <w:ins w:id="29" w:author="朱曦" w:date="2024-05-10T18:46:31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授课费</w:t>
        </w:r>
      </w:ins>
      <w:ins w:id="30" w:author="朱曦" w:date="2024-05-10T18:46:35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4</w:t>
        </w:r>
      </w:ins>
      <w:ins w:id="31" w:author="朱曦" w:date="2024-05-10T18:46:36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00</w:t>
        </w:r>
      </w:ins>
      <w:ins w:id="32" w:author="朱曦" w:date="2024-05-10T18:46:37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0</w:t>
        </w:r>
      </w:ins>
      <w:ins w:id="33" w:author="朱曦" w:date="2024-05-10T18:46:39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元</w:t>
        </w:r>
      </w:ins>
      <w:ins w:id="34" w:author="朱曦" w:date="2024-05-10T18:46:40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，</w:t>
        </w:r>
      </w:ins>
      <w:ins w:id="35" w:author="朱曦" w:date="2024-05-10T18:46:43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租车费</w:t>
        </w:r>
      </w:ins>
      <w:ins w:id="36" w:author="朱曦" w:date="2024-05-11T15:34:36Z">
        <w:r>
          <w:rPr>
            <w:rFonts w:hint="default" w:ascii="仿宋_GB2312" w:eastAsia="仿宋_GB2312" w:cs="Times New Roman"/>
            <w:sz w:val="32"/>
            <w:szCs w:val="32"/>
            <w:lang w:val="en-US" w:eastAsia="zh-CN"/>
          </w:rPr>
          <w:t>3</w:t>
        </w:r>
      </w:ins>
      <w:ins w:id="37" w:author="朱曦" w:date="2024-05-10T18:46:45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0</w:t>
        </w:r>
      </w:ins>
      <w:ins w:id="38" w:author="朱曦" w:date="2024-05-10T18:46:46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00</w:t>
        </w:r>
      </w:ins>
      <w:ins w:id="39" w:author="朱曦" w:date="2024-05-10T18:46:47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元</w:t>
        </w:r>
      </w:ins>
      <w:ins w:id="40" w:author="朱曦" w:date="2024-05-10T18:46:48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，</w:t>
        </w:r>
      </w:ins>
      <w:ins w:id="41" w:author="朱曦" w:date="2024-05-10T18:46:49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合</w:t>
        </w:r>
      </w:ins>
      <w:ins w:id="42" w:author="朱曦" w:date="2024-05-10T18:46:50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计</w:t>
        </w:r>
      </w:ins>
      <w:ins w:id="43" w:author="朱曦" w:date="2024-05-11T15:34:44Z">
        <w:r>
          <w:rPr>
            <w:rFonts w:hint="default" w:ascii="仿宋_GB2312" w:eastAsia="仿宋_GB2312" w:cs="Times New Roman"/>
            <w:sz w:val="32"/>
            <w:szCs w:val="32"/>
            <w:lang w:val="en-US" w:eastAsia="zh-CN"/>
          </w:rPr>
          <w:t>7</w:t>
        </w:r>
      </w:ins>
      <w:ins w:id="44" w:author="朱曦" w:date="2024-05-10T18:46:51Z">
        <w:bookmarkStart w:id="0" w:name="_GoBack"/>
        <w:bookmarkEnd w:id="0"/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000</w:t>
        </w:r>
      </w:ins>
      <w:ins w:id="45" w:author="朱曦" w:date="2024-05-10T18:46:53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元</w:t>
        </w:r>
      </w:ins>
      <w:ins w:id="46" w:author="朱曦" w:date="2024-05-10T18:46:54Z">
        <w:r>
          <w:rPr>
            <w:rFonts w:hint="eastAsia" w:ascii="仿宋_GB2312" w:eastAsia="仿宋_GB2312" w:cs="Times New Roman"/>
            <w:sz w:val="32"/>
            <w:szCs w:val="32"/>
            <w:lang w:val="en-US" w:eastAsia="zh-CN"/>
          </w:rPr>
          <w:t>。</w:t>
        </w:r>
      </w:ins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附件：邀请函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center"/>
        <w:textAlignment w:val="auto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 xml:space="preserve">                        机关党委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center"/>
        <w:textAlignment w:val="auto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 xml:space="preserve">                        2024年5月8日</w:t>
      </w:r>
    </w:p>
    <w:p>
      <w:pPr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br w:type="page"/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center"/>
        <w:textAlignment w:val="auto"/>
        <w:rPr>
          <w:rFonts w:hint="default" w:ascii="仿宋_GB2312" w:eastAsia="仿宋_GB2312" w:cs="Times New Roman"/>
          <w:sz w:val="32"/>
          <w:szCs w:val="32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邀请函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>
      <w:pPr>
        <w:spacing w:line="600" w:lineRule="exact"/>
        <w:rPr>
          <w:rFonts w:ascii="仿宋_GB2312" w:eastAsia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省纪委监委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spacing w:line="60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 w:cs="仿宋_GB2312"/>
          <w:bCs/>
          <w:color w:val="000000"/>
          <w:kern w:val="32"/>
          <w:sz w:val="32"/>
          <w:szCs w:val="32"/>
          <w:lang w:eastAsia="zh-CN" w:bidi="ar-SA"/>
        </w:rPr>
        <w:t>为</w:t>
      </w:r>
      <w:r>
        <w:rPr>
          <w:rFonts w:hint="eastAsia" w:ascii="仿宋_GB2312" w:eastAsia="仿宋_GB2312" w:cs="仿宋_GB2312"/>
          <w:bCs/>
          <w:color w:val="000000"/>
          <w:kern w:val="32"/>
          <w:sz w:val="32"/>
          <w:szCs w:val="32"/>
          <w:lang w:val="en-US" w:eastAsia="zh-CN" w:bidi="ar-SA"/>
        </w:rPr>
        <w:t>高标准高质量开展党纪学习教育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，认真学习</w:t>
      </w:r>
      <w:ins w:id="47" w:author="黄书锭" w:date="2024-05-08T16:47:41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新修订</w:t>
        </w:r>
      </w:ins>
      <w:ins w:id="48" w:author="黄书锭" w:date="2024-05-08T16:47:42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的</w:t>
        </w:r>
      </w:ins>
      <w:r>
        <w:rPr>
          <w:rFonts w:hint="eastAsia" w:ascii="仿宋_GB2312" w:hAnsi="仿宋_GB2312" w:eastAsia="仿宋_GB2312" w:cs="仿宋_GB2312"/>
          <w:sz w:val="32"/>
          <w:szCs w:val="32"/>
        </w:rPr>
        <w:t>《中国共产党纪律处分条例》，</w:t>
      </w:r>
      <w:r>
        <w:rPr>
          <w:rFonts w:hint="eastAsia" w:ascii="仿宋_GB2312" w:eastAsia="仿宋_GB2312"/>
          <w:sz w:val="32"/>
          <w:szCs w:val="36"/>
          <w:lang w:val="en-US" w:eastAsia="zh-CN"/>
        </w:rPr>
        <w:t>贯彻落实好中央决策部署和省委工作要求，</w:t>
      </w:r>
      <w:r>
        <w:rPr>
          <w:rFonts w:hint="eastAsia" w:ascii="仿宋_GB2312" w:eastAsia="仿宋_GB2312"/>
          <w:sz w:val="32"/>
          <w:szCs w:val="32"/>
        </w:rPr>
        <w:t>我</w:t>
      </w:r>
      <w:r>
        <w:rPr>
          <w:rFonts w:hint="eastAsia" w:ascii="仿宋_GB2312" w:eastAsia="仿宋_GB2312"/>
          <w:sz w:val="32"/>
          <w:szCs w:val="32"/>
          <w:lang w:eastAsia="zh-CN"/>
        </w:rPr>
        <w:t>办</w:t>
      </w:r>
      <w:r>
        <w:rPr>
          <w:rFonts w:hint="eastAsia" w:ascii="仿宋_GB2312" w:eastAsia="仿宋_GB2312"/>
          <w:sz w:val="32"/>
          <w:szCs w:val="32"/>
        </w:rPr>
        <w:t>定于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5月1</w:t>
      </w:r>
      <w:del w:id="49" w:author="张远" w:date="2024-05-10T17:41:44Z">
        <w:r>
          <w:rPr>
            <w:rFonts w:hint="default" w:ascii="仿宋_GB2312" w:eastAsia="仿宋_GB2312"/>
            <w:sz w:val="32"/>
            <w:szCs w:val="32"/>
            <w:lang w:val="en-US" w:eastAsia="zh-CN"/>
          </w:rPr>
          <w:delText>5</w:delText>
        </w:r>
      </w:del>
      <w:ins w:id="50" w:author="张远" w:date="2024-05-10T17:41:44Z">
        <w:r>
          <w:rPr>
            <w:rFonts w:hint="eastAsia" w:ascii="仿宋_GB2312" w:eastAsia="仿宋_GB2312"/>
            <w:sz w:val="32"/>
            <w:szCs w:val="32"/>
            <w:lang w:val="en-US" w:eastAsia="zh-CN"/>
          </w:rPr>
          <w:t>4</w:t>
        </w:r>
      </w:ins>
      <w:r>
        <w:rPr>
          <w:rFonts w:hint="eastAsia" w:ascii="仿宋_GB2312" w:eastAsia="仿宋_GB2312"/>
          <w:sz w:val="32"/>
          <w:szCs w:val="32"/>
          <w:lang w:val="en-US" w:eastAsia="zh-CN"/>
        </w:rPr>
        <w:t>日</w:t>
      </w:r>
      <w:del w:id="51" w:author="张远" w:date="2024-05-10T17:41:50Z">
        <w:r>
          <w:rPr>
            <w:rFonts w:hint="eastAsia" w:ascii="仿宋_GB2312" w:eastAsia="仿宋_GB2312"/>
            <w:sz w:val="32"/>
            <w:szCs w:val="32"/>
            <w:lang w:val="en-US" w:eastAsia="zh-CN"/>
          </w:rPr>
          <w:delText>—16日</w:delText>
        </w:r>
      </w:del>
      <w:ins w:id="52" w:author="张远" w:date="2024-05-10T17:41:50Z">
        <w:r>
          <w:rPr>
            <w:rFonts w:hint="eastAsia" w:ascii="仿宋_GB2312" w:eastAsia="仿宋_GB2312"/>
            <w:sz w:val="32"/>
            <w:szCs w:val="32"/>
            <w:lang w:val="en-US" w:eastAsia="zh-CN"/>
          </w:rPr>
          <w:t>上午</w:t>
        </w:r>
      </w:ins>
      <w:r>
        <w:rPr>
          <w:rFonts w:hint="eastAsia" w:ascii="仿宋_GB2312" w:eastAsia="仿宋_GB2312"/>
          <w:sz w:val="32"/>
          <w:szCs w:val="32"/>
        </w:rPr>
        <w:t>举办</w:t>
      </w:r>
      <w:r>
        <w:rPr>
          <w:rFonts w:hint="eastAsia" w:ascii="仿宋_GB2312" w:eastAsia="仿宋_GB2312"/>
          <w:sz w:val="32"/>
          <w:szCs w:val="32"/>
          <w:lang w:eastAsia="zh-CN"/>
        </w:rPr>
        <w:t>室务会议理论学习中心组专题学习会</w:t>
      </w:r>
      <w:r>
        <w:rPr>
          <w:rFonts w:hint="default" w:ascii="仿宋_GB2312" w:eastAsia="仿宋_GB2312"/>
          <w:sz w:val="32"/>
          <w:szCs w:val="32"/>
          <w:lang w:val="en"/>
        </w:rPr>
        <w:t>（地点：</w:t>
      </w:r>
      <w:r>
        <w:rPr>
          <w:rFonts w:hint="eastAsia" w:ascii="仿宋_GB2312" w:eastAsia="仿宋_GB2312"/>
          <w:sz w:val="32"/>
          <w:szCs w:val="32"/>
          <w:lang w:eastAsia="zh-CN"/>
        </w:rPr>
        <w:t>福州市鼓楼区北大路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133号物价大厦16</w:t>
      </w:r>
      <w:r>
        <w:rPr>
          <w:rFonts w:hint="eastAsia" w:ascii="仿宋_GB2312" w:eastAsia="仿宋_GB2312"/>
          <w:sz w:val="32"/>
          <w:szCs w:val="32"/>
          <w:lang w:eastAsia="zh-CN"/>
        </w:rPr>
        <w:t>楼</w:t>
      </w:r>
      <w:r>
        <w:rPr>
          <w:rFonts w:hint="eastAsia" w:ascii="仿宋_GB2312" w:eastAsia="仿宋_GB2312"/>
          <w:sz w:val="32"/>
          <w:szCs w:val="32"/>
        </w:rPr>
        <w:t>会议室</w:t>
      </w:r>
      <w:r>
        <w:rPr>
          <w:rFonts w:hint="default" w:ascii="仿宋_GB2312" w:eastAsia="仿宋_GB2312"/>
          <w:sz w:val="32"/>
          <w:szCs w:val="32"/>
          <w:lang w:val="en"/>
        </w:rPr>
        <w:t>）</w:t>
      </w:r>
      <w:r>
        <w:rPr>
          <w:rFonts w:hint="eastAsia" w:ascii="仿宋_GB2312" w:eastAsia="仿宋_GB2312"/>
          <w:sz w:val="32"/>
          <w:szCs w:val="32"/>
        </w:rPr>
        <w:t>，特邀请</w:t>
      </w:r>
      <w:r>
        <w:rPr>
          <w:rFonts w:hint="eastAsia" w:ascii="仿宋_GB2312" w:eastAsia="仿宋_GB2312"/>
          <w:sz w:val="32"/>
          <w:szCs w:val="32"/>
          <w:lang w:eastAsia="zh-CN"/>
        </w:rPr>
        <w:t>贵单位派员</w:t>
      </w:r>
      <w:r>
        <w:rPr>
          <w:rFonts w:hint="default" w:ascii="仿宋_GB2312" w:eastAsia="仿宋_GB2312"/>
          <w:sz w:val="32"/>
          <w:szCs w:val="32"/>
          <w:lang w:val="en"/>
        </w:rPr>
        <w:t>来我办</w:t>
      </w:r>
      <w:r>
        <w:rPr>
          <w:rFonts w:hint="eastAsia" w:ascii="仿宋_GB2312" w:eastAsia="仿宋_GB2312"/>
          <w:sz w:val="32"/>
          <w:szCs w:val="32"/>
        </w:rPr>
        <w:t>作专题</w:t>
      </w:r>
      <w:r>
        <w:rPr>
          <w:rFonts w:hint="eastAsia" w:ascii="仿宋_GB2312" w:eastAsia="仿宋_GB2312"/>
          <w:sz w:val="32"/>
          <w:szCs w:val="32"/>
          <w:lang w:eastAsia="zh-CN"/>
        </w:rPr>
        <w:t>辅导报告</w:t>
      </w:r>
      <w:r>
        <w:rPr>
          <w:rFonts w:hint="eastAsia" w:ascii="仿宋_GB2312" w:eastAsia="仿宋_GB2312"/>
          <w:sz w:val="32"/>
          <w:szCs w:val="32"/>
        </w:rPr>
        <w:t>。</w:t>
      </w:r>
    </w:p>
    <w:p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专此致函，</w:t>
      </w:r>
      <w:r>
        <w:rPr>
          <w:rFonts w:hint="default" w:ascii="仿宋_GB2312" w:eastAsia="仿宋_GB2312"/>
          <w:sz w:val="32"/>
          <w:szCs w:val="32"/>
          <w:lang w:val="en" w:eastAsia="zh-CN"/>
        </w:rPr>
        <w:t>请予以</w:t>
      </w:r>
      <w:r>
        <w:rPr>
          <w:rFonts w:hint="eastAsia" w:ascii="仿宋_GB2312" w:eastAsia="仿宋_GB2312"/>
          <w:sz w:val="32"/>
          <w:szCs w:val="32"/>
          <w:lang w:eastAsia="zh-CN"/>
        </w:rPr>
        <w:t>支持为盼</w:t>
      </w:r>
      <w:r>
        <w:rPr>
          <w:rFonts w:hint="eastAsia" w:ascii="仿宋_GB2312" w:eastAsia="仿宋_GB2312"/>
          <w:sz w:val="32"/>
          <w:szCs w:val="32"/>
        </w:rPr>
        <w:t>。</w:t>
      </w:r>
    </w:p>
    <w:p>
      <w:pPr>
        <w:spacing w:line="600" w:lineRule="exact"/>
        <w:ind w:firstLine="430"/>
        <w:rPr>
          <w:rFonts w:ascii="仿宋_GB2312" w:eastAsia="仿宋_GB2312"/>
          <w:sz w:val="32"/>
          <w:szCs w:val="32"/>
        </w:rPr>
      </w:pPr>
    </w:p>
    <w:p>
      <w:pPr>
        <w:spacing w:line="600" w:lineRule="exact"/>
        <w:ind w:firstLine="430"/>
        <w:rPr>
          <w:rFonts w:ascii="仿宋_GB2312" w:eastAsia="仿宋_GB2312"/>
          <w:sz w:val="32"/>
          <w:szCs w:val="32"/>
        </w:rPr>
      </w:pPr>
    </w:p>
    <w:p>
      <w:pPr>
        <w:wordWrap w:val="0"/>
        <w:spacing w:line="600" w:lineRule="exact"/>
        <w:jc w:val="center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                  </w:t>
      </w:r>
      <w:r>
        <w:rPr>
          <w:rFonts w:hint="eastAsia" w:ascii="仿宋_GB2312" w:eastAsia="仿宋_GB2312"/>
          <w:sz w:val="32"/>
          <w:szCs w:val="32"/>
        </w:rPr>
        <w:t>中共福建省委</w:t>
      </w:r>
      <w:r>
        <w:rPr>
          <w:rFonts w:hint="eastAsia" w:ascii="仿宋_GB2312" w:eastAsia="仿宋_GB2312"/>
          <w:sz w:val="32"/>
          <w:szCs w:val="32"/>
          <w:lang w:eastAsia="zh-CN"/>
        </w:rPr>
        <w:t>网信办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center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                 </w:t>
      </w:r>
      <w:r>
        <w:rPr>
          <w:rFonts w:ascii="仿宋_GB2312" w:eastAsia="仿宋_GB2312"/>
          <w:sz w:val="32"/>
          <w:szCs w:val="32"/>
        </w:rPr>
        <w:t>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月</w:t>
      </w:r>
      <w:del w:id="53" w:author="黄书锭" w:date="2024-05-08T16:48:20Z">
        <w:r>
          <w:rPr>
            <w:rFonts w:hint="default" w:ascii="仿宋_GB2312" w:eastAsia="仿宋_GB2312"/>
            <w:sz w:val="32"/>
            <w:szCs w:val="32"/>
            <w:lang w:val="en-US" w:eastAsia="zh-CN"/>
          </w:rPr>
          <w:delText>8</w:delText>
        </w:r>
      </w:del>
      <w:ins w:id="54" w:author="黄书锭" w:date="2024-05-08T16:48:20Z">
        <w:r>
          <w:rPr>
            <w:rFonts w:hint="eastAsia" w:ascii="仿宋_GB2312" w:eastAsia="仿宋_GB2312"/>
            <w:sz w:val="32"/>
            <w:szCs w:val="32"/>
            <w:lang w:val="en-US" w:eastAsia="zh-CN"/>
          </w:rPr>
          <w:t xml:space="preserve">  </w:t>
        </w:r>
      </w:ins>
      <w:r>
        <w:rPr>
          <w:rFonts w:hint="eastAsia" w:ascii="仿宋_GB2312" w:eastAsia="仿宋_GB2312"/>
          <w:sz w:val="32"/>
          <w:szCs w:val="32"/>
        </w:rPr>
        <w:t>日</w:t>
      </w:r>
    </w:p>
    <w:p>
      <w:pPr>
        <w:spacing w:line="600" w:lineRule="exact"/>
        <w:ind w:firstLine="430"/>
        <w:rPr>
          <w:rFonts w:ascii="仿宋_GB2312" w:eastAsia="仿宋_GB2312"/>
          <w:sz w:val="32"/>
          <w:szCs w:val="32"/>
        </w:rPr>
      </w:pPr>
    </w:p>
    <w:p>
      <w:pPr>
        <w:spacing w:line="60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（联系人：</w:t>
      </w:r>
      <w:r>
        <w:rPr>
          <w:rFonts w:hint="eastAsia" w:ascii="仿宋_GB2312" w:eastAsia="仿宋_GB2312"/>
          <w:sz w:val="32"/>
          <w:szCs w:val="32"/>
          <w:lang w:eastAsia="zh-CN"/>
        </w:rPr>
        <w:t>黄书锭</w:t>
      </w:r>
      <w:r>
        <w:rPr>
          <w:rFonts w:hint="eastAsia" w:ascii="仿宋_GB2312" w:eastAsia="仿宋_GB2312"/>
          <w:sz w:val="32"/>
          <w:szCs w:val="32"/>
        </w:rPr>
        <w:t>，联系电话：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13705032951</w:t>
      </w:r>
      <w:r>
        <w:rPr>
          <w:rFonts w:hint="eastAsia" w:ascii="仿宋_GB2312" w:eastAsia="仿宋_GB2312"/>
          <w:sz w:val="32"/>
          <w:szCs w:val="32"/>
        </w:rPr>
        <w:t>）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center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</w:p>
    <w:sectPr>
      <w:footerReference r:id="rId3" w:type="default"/>
      <w:pgSz w:w="11906" w:h="16838"/>
      <w:pgMar w:top="2098" w:right="1474" w:bottom="1814" w:left="147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altName w:val="Noto Sans Ethiopic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Sans Ethiopic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东文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Arial">
    <w:altName w:val="Nimbus Roman No9 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oto Sans Ethiopic">
    <w:panose1 w:val="020B0502040504020204"/>
    <w:charset w:val="00"/>
    <w:family w:val="auto"/>
    <w:pitch w:val="default"/>
    <w:sig w:usb0="00000000" w:usb1="00000000" w:usb2="000008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5893E4"/>
    <w:multiLevelType w:val="singleLevel"/>
    <w:tmpl w:val="755893E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张远">
    <w15:presenceInfo w15:providerId="None" w15:userId="张远"/>
  </w15:person>
  <w15:person w15:author="刘建斌">
    <w15:presenceInfo w15:providerId="None" w15:userId="刘建斌"/>
  </w15:person>
  <w15:person w15:author="黄书锭">
    <w15:presenceInfo w15:providerId="None" w15:userId="黄书锭"/>
  </w15:person>
  <w15:person w15:author="朱曦">
    <w15:presenceInfo w15:providerId="None" w15:userId="朱曦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revisionView w:markup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5YjRkNDUxYmMxMTJkN2ZlZDg0MGZlN2NmZDNiZDIifQ=="/>
  </w:docVars>
  <w:rsids>
    <w:rsidRoot w:val="5BF8722B"/>
    <w:rsid w:val="041C0ADC"/>
    <w:rsid w:val="0DAB74EE"/>
    <w:rsid w:val="0DB51593"/>
    <w:rsid w:val="0E010CC3"/>
    <w:rsid w:val="13824654"/>
    <w:rsid w:val="169F03AD"/>
    <w:rsid w:val="1B742AD4"/>
    <w:rsid w:val="1ED141BB"/>
    <w:rsid w:val="1FAD08B7"/>
    <w:rsid w:val="2186530F"/>
    <w:rsid w:val="22955102"/>
    <w:rsid w:val="2373562B"/>
    <w:rsid w:val="23A91789"/>
    <w:rsid w:val="267635DF"/>
    <w:rsid w:val="29B50FF4"/>
    <w:rsid w:val="2A1536D4"/>
    <w:rsid w:val="2B4A1AA4"/>
    <w:rsid w:val="2BBF9F22"/>
    <w:rsid w:val="2C994A91"/>
    <w:rsid w:val="2D12214D"/>
    <w:rsid w:val="37CFB123"/>
    <w:rsid w:val="40D27F9D"/>
    <w:rsid w:val="48155D97"/>
    <w:rsid w:val="4D967CBF"/>
    <w:rsid w:val="4EDE67D2"/>
    <w:rsid w:val="532540D9"/>
    <w:rsid w:val="557E23C5"/>
    <w:rsid w:val="56C149B2"/>
    <w:rsid w:val="571A1E90"/>
    <w:rsid w:val="571E156B"/>
    <w:rsid w:val="57F66B2B"/>
    <w:rsid w:val="5BF8722B"/>
    <w:rsid w:val="5C910A31"/>
    <w:rsid w:val="5F0F74DD"/>
    <w:rsid w:val="5FA840C8"/>
    <w:rsid w:val="6497295D"/>
    <w:rsid w:val="65266989"/>
    <w:rsid w:val="656B1076"/>
    <w:rsid w:val="66B2655C"/>
    <w:rsid w:val="693238CA"/>
    <w:rsid w:val="6BFA574F"/>
    <w:rsid w:val="6C0B6E84"/>
    <w:rsid w:val="6E0510B9"/>
    <w:rsid w:val="72414871"/>
    <w:rsid w:val="724C7C4B"/>
    <w:rsid w:val="728F3F17"/>
    <w:rsid w:val="72AE5A41"/>
    <w:rsid w:val="7325201F"/>
    <w:rsid w:val="73F41B79"/>
    <w:rsid w:val="779934C6"/>
    <w:rsid w:val="786D3CA8"/>
    <w:rsid w:val="7AAF67FA"/>
    <w:rsid w:val="7B42141C"/>
    <w:rsid w:val="7F6310E9"/>
    <w:rsid w:val="7FDF7FA9"/>
    <w:rsid w:val="8F5B720F"/>
    <w:rsid w:val="ADD73CBD"/>
    <w:rsid w:val="EFE565F1"/>
    <w:rsid w:val="FF6F1B2A"/>
    <w:rsid w:val="FFBF4928"/>
    <w:rsid w:val="FFED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12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Body Text Indent"/>
    <w:basedOn w:val="1"/>
    <w:qFormat/>
    <w:uiPriority w:val="0"/>
    <w:pPr>
      <w:ind w:left="0" w:leftChars="0"/>
    </w:pPr>
  </w:style>
  <w:style w:type="paragraph" w:styleId="5">
    <w:name w:val="Balloon Text"/>
    <w:basedOn w:val="1"/>
    <w:semiHidden/>
    <w:qFormat/>
    <w:uiPriority w:val="99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Body Text First Indent 2"/>
    <w:basedOn w:val="4"/>
    <w:qFormat/>
    <w:uiPriority w:val="0"/>
    <w:pPr>
      <w:ind w:firstLine="420" w:firstLineChars="200"/>
    </w:p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1028</Words>
  <Characters>1069</Characters>
  <Lines>0</Lines>
  <Paragraphs>0</Paragraphs>
  <TotalTime>6</TotalTime>
  <ScaleCrop>false</ScaleCrop>
  <LinksUpToDate>false</LinksUpToDate>
  <CharactersWithSpaces>1132</CharactersWithSpaces>
  <Application>WPS Office_11.8.2.11763_F1E327BC-269C-435d-A152-05C5408002CA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2023-04-28T01:24:00Z</dcterms:created>
  <dc:creator>刘思含</dc:creator>
  <cp:lastModifiedBy>朱曦</cp:lastModifiedBy>
  <cp:lastPrinted>2024-05-11T02:47:00Z</cp:lastPrinted>
  <dcterms:modified xsi:type="dcterms:W3CDTF">2024-05-11T15:34:46Z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2052-11.8.2.11763</vt:lpwstr>
  </property>
  <property fmtid="{D5CDD505-2E9C-101B-9397-08002B2CF9AE}" pid="3" name="ICV">
    <vt:lpwstr>5630141FD5EB455CB0D924C5F65EC077_13</vt:lpwstr>
  </property>
</Properties>
</file>