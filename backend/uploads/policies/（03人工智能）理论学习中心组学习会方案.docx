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pacing w:val="-11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pacing w:val="-11"/>
          <w:sz w:val="44"/>
          <w:szCs w:val="44"/>
        </w:rPr>
        <w:t>省委网信办室务会理论学习中心组</w:t>
      </w:r>
    </w:p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pacing w:val="-11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pacing w:val="-11"/>
          <w:sz w:val="44"/>
          <w:szCs w:val="44"/>
        </w:rPr>
        <w:t>学习会方案</w:t>
      </w:r>
    </w:p>
    <w:p>
      <w:pPr>
        <w:spacing w:line="600" w:lineRule="exact"/>
        <w:rPr>
          <w:rFonts w:hint="eastAsia" w:ascii="仿宋_GB2312" w:eastAsia="仿宋_GB2312"/>
          <w:sz w:val="36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6"/>
          <w:lang w:eastAsia="zh-CN"/>
        </w:rPr>
      </w:pPr>
      <w:r>
        <w:rPr>
          <w:rFonts w:hint="eastAsia" w:ascii="仿宋_GB2312" w:hAnsi="Times New Roman" w:eastAsia="仿宋_GB2312" w:cs="Times New Roman"/>
          <w:sz w:val="32"/>
          <w:szCs w:val="36"/>
          <w:lang w:val="en-US" w:eastAsia="zh-CN"/>
        </w:rPr>
        <w:t>为进一步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深入学习习近平总书记关于网络强国的重要思想，持续加强新技术新应用的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学习运用，</w:t>
      </w:r>
      <w:r>
        <w:rPr>
          <w:rFonts w:hint="eastAsia" w:ascii="仿宋_GB2312" w:eastAsia="仿宋_GB2312"/>
          <w:sz w:val="32"/>
          <w:szCs w:val="36"/>
          <w:lang w:eastAsia="zh-CN"/>
        </w:rPr>
        <w:t>拟于近期举办</w:t>
      </w:r>
      <w:r>
        <w:rPr>
          <w:rFonts w:hint="eastAsia" w:ascii="仿宋_GB2312" w:eastAsia="仿宋_GB2312"/>
          <w:sz w:val="32"/>
          <w:szCs w:val="36"/>
          <w:lang w:val="en-US" w:eastAsia="zh-CN"/>
        </w:rPr>
        <w:t>1次</w:t>
      </w:r>
      <w:r>
        <w:rPr>
          <w:rFonts w:hint="eastAsia" w:ascii="仿宋_GB2312" w:eastAsia="仿宋_GB2312"/>
          <w:sz w:val="32"/>
          <w:szCs w:val="36"/>
          <w:lang w:eastAsia="zh-CN"/>
        </w:rPr>
        <w:t>省委网信办室务会理论学习中心组（扩大）学习会暨网信讲堂学习活动，围绕学习运用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DeepSeek等人工智能辅助决策、分析解决问题、科学高效推动工作进行授课</w:t>
      </w:r>
      <w:r>
        <w:rPr>
          <w:rFonts w:hint="eastAsia" w:ascii="仿宋_GB2312" w:eastAsia="仿宋_GB2312"/>
          <w:sz w:val="32"/>
          <w:szCs w:val="36"/>
          <w:lang w:val="en-US" w:eastAsia="zh-CN"/>
        </w:rPr>
        <w:t>。</w:t>
      </w:r>
      <w:r>
        <w:rPr>
          <w:rFonts w:hint="eastAsia" w:ascii="仿宋_GB2312" w:eastAsia="仿宋_GB2312"/>
          <w:sz w:val="32"/>
          <w:szCs w:val="36"/>
          <w:lang w:eastAsia="zh-CN"/>
        </w:rPr>
        <w:t>具体方案如下：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32"/>
          <w:szCs w:val="32"/>
        </w:rPr>
        <w:t>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拟定于</w:t>
      </w:r>
      <w:r>
        <w:rPr>
          <w:rFonts w:hint="eastAsia" w:ascii="仿宋_GB2312" w:eastAsia="仿宋_GB2312"/>
          <w:sz w:val="32"/>
          <w:szCs w:val="32"/>
        </w:rPr>
        <w:t>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eastAsia="zh-CN"/>
        </w:rPr>
        <w:t>上中旬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二、地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32"/>
          <w:szCs w:val="32"/>
        </w:rPr>
        <w:t>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办机关大楼16层综合大厅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三、参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加</w:t>
      </w:r>
      <w:r>
        <w:rPr>
          <w:rFonts w:hint="eastAsia" w:ascii="黑体" w:hAnsi="黑体" w:eastAsia="黑体" w:cs="黑体"/>
          <w:sz w:val="32"/>
          <w:szCs w:val="32"/>
        </w:rPr>
        <w:t>对象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省委网信办全体党员干部。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四、会议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议程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会议由刘建斌副主任主持。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eastAsia="zh-CN"/>
        </w:rPr>
      </w:pPr>
      <w:del w:id="0" w:author="黄书锭" w:date="2025-02-28T12:37:13Z">
        <w:r>
          <w:rPr>
            <w:rFonts w:hint="eastAsia" w:ascii="仿宋_GB2312" w:eastAsia="仿宋_GB2312"/>
            <w:sz w:val="32"/>
            <w:szCs w:val="36"/>
            <w:lang w:val="en-US" w:eastAsia="zh-CN"/>
          </w:rPr>
          <w:delText>拟</w:delText>
        </w:r>
      </w:del>
      <w:r>
        <w:rPr>
          <w:rFonts w:hint="eastAsia" w:ascii="仿宋_GB2312" w:eastAsia="仿宋_GB2312"/>
          <w:sz w:val="32"/>
          <w:szCs w:val="36"/>
          <w:lang w:val="en-US" w:eastAsia="zh-CN"/>
        </w:rPr>
        <w:t>邀请华侨大学工学院院长、教授、博士生导师曾焕强作</w:t>
      </w:r>
      <w:r>
        <w:rPr>
          <w:rFonts w:hint="eastAsia" w:ascii="仿宋_GB2312" w:eastAsia="仿宋_GB2312"/>
          <w:sz w:val="32"/>
          <w:szCs w:val="36"/>
          <w:lang w:eastAsia="zh-CN"/>
        </w:rPr>
        <w:t>专题讲座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五、有关事项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1.机关党委负责主持词及会务工作；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2.传播处负责现场摄影、摄像；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3.师资费用预算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000元，从我办机关党建经费列支。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附件：1.授课老师简介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2.授课提纲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          机关党委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         2025年2月2</w:t>
      </w:r>
      <w:del w:id="1" w:author="黄书锭" w:date="2025-02-28T12:37:37Z">
        <w:r>
          <w:rPr>
            <w:rFonts w:hint="default" w:ascii="仿宋_GB2312" w:hAnsi="仿宋_GB2312" w:eastAsia="仿宋_GB2312" w:cs="仿宋_GB2312"/>
            <w:sz w:val="32"/>
            <w:szCs w:val="32"/>
            <w:lang w:val="en-US" w:eastAsia="zh-CN"/>
          </w:rPr>
          <w:delText>7</w:delText>
        </w:r>
      </w:del>
      <w:ins w:id="2" w:author="黄书锭" w:date="2025-02-28T12:37:3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8</w:t>
        </w:r>
      </w:ins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日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ins w:id="3" w:author="黄书锭" w:date="2025-02-28T12:37:46Z"/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br w:type="page"/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附件1</w:t>
      </w:r>
    </w:p>
    <w:p>
      <w:pPr>
        <w:pStyle w:val="3"/>
        <w:rPr>
          <w:rFonts w:hint="default"/>
          <w:lang w:val="en-US" w:eastAsia="zh-CN"/>
        </w:rPr>
      </w:pPr>
    </w:p>
    <w:p>
      <w:pPr>
        <w:pStyle w:val="4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授课老师简介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596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pacing w:val="-11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pacing w:val="-11"/>
          <w:sz w:val="32"/>
          <w:szCs w:val="32"/>
          <w:lang w:val="en-US" w:eastAsia="zh-CN"/>
        </w:rPr>
        <w:t>曾焕强，华侨大学教授、博导、工学院院长。享受国务院政府特殊津贴专家、国家级人才计划入选者、福建省级A类高层次人才、福建省青年拔尖人才，获得中国图像图形学学会青年科学家奖、福建省青年科技奖、福建省杰出青年基金、福建青年五四奖章等荣誉。长期从事物联网与人工智能领域研究，近五年主持国家重点研发计划、福建省“揭榜挂帅”重大专项等各类项目40余项，发表论文190余篇，获得授权发明专利100余项，以第一完成人获得福建省科技进步奖一等奖、福建省专利奖二等奖、中国发明协会发明创业奖项目奖银奖、福建省高等教育教学成果奖一等奖等奖励。</w:t>
      </w:r>
    </w:p>
    <w:p>
      <w:pPr>
        <w:rPr>
          <w:rFonts w:hint="eastAsia" w:ascii="仿宋_GB2312" w:hAnsi="仿宋_GB2312" w:eastAsia="仿宋_GB2312" w:cs="仿宋_GB2312"/>
          <w:b w:val="0"/>
          <w:bCs/>
          <w:spacing w:val="-11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pacing w:val="-11"/>
          <w:sz w:val="32"/>
          <w:szCs w:val="32"/>
          <w:lang w:val="en-US" w:eastAsia="zh-CN"/>
        </w:rPr>
        <w:br w:type="page"/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ins w:id="4" w:author="黄书锭" w:date="2025-02-28T12:37:56Z"/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附件2</w:t>
      </w:r>
    </w:p>
    <w:p>
      <w:pPr>
        <w:pStyle w:val="3"/>
        <w:rPr>
          <w:rFonts w:hint="default"/>
          <w:lang w:val="en-US" w:eastAsia="zh-CN"/>
        </w:rPr>
      </w:pPr>
      <w:bookmarkStart w:id="0" w:name="_GoBack"/>
      <w:bookmarkEnd w:id="0"/>
    </w:p>
    <w:p>
      <w:pPr>
        <w:pStyle w:val="4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授课提纲</w:t>
      </w: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640" w:firstLineChars="200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一、AI大模型演进：从ChatGPT到DeepSeek</w:t>
      </w:r>
    </w:p>
    <w:p>
      <w:pPr>
        <w:pStyle w:val="9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国家发展战略：人工智能</w:t>
      </w:r>
    </w:p>
    <w:p>
      <w:pPr>
        <w:pStyle w:val="9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人工智能表现形式与实现方式</w:t>
      </w:r>
    </w:p>
    <w:p>
      <w:pPr>
        <w:pStyle w:val="9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大模型演进史：从 ChatGPT 到 DeepSeek</w:t>
      </w:r>
    </w:p>
    <w:p>
      <w:pPr>
        <w:pStyle w:val="9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DeepSeek全球影响及崛起之因</w:t>
      </w: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640" w:firstLineChars="200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二、AI 大模型应用：DeepSeek应用实践探索</w:t>
      </w:r>
    </w:p>
    <w:p>
      <w:pPr>
        <w:pStyle w:val="9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AI大模型的定义及分类</w:t>
      </w:r>
    </w:p>
    <w:p>
      <w:pPr>
        <w:pStyle w:val="9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国产AI大模型概况及应用领域</w:t>
      </w:r>
    </w:p>
    <w:p>
      <w:pPr>
        <w:pStyle w:val="9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DeepSeek使用指南：平台选择与使用方法</w:t>
      </w:r>
    </w:p>
    <w:p>
      <w:pPr>
        <w:pStyle w:val="9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DeepSeek应用实践：文本创作、自然语言理解、编程等</w:t>
      </w: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firstLine="640" w:firstLineChars="200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三、AI大模型展望：DeepSeek引领产业重塑</w:t>
      </w:r>
    </w:p>
    <w:p>
      <w:pPr>
        <w:pStyle w:val="9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AI大模型带来的变革</w:t>
      </w:r>
    </w:p>
    <w:p>
      <w:pPr>
        <w:pStyle w:val="9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AI大模型产业重塑：政务、金融、零售、教育等</w:t>
      </w:r>
    </w:p>
    <w:p>
      <w:pPr>
        <w:pStyle w:val="9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AI大模型的未来发展趋势</w:t>
      </w:r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hint="eastAsia"/>
          <w:lang w:val="en-US" w:eastAsia="zh-CN"/>
        </w:rPr>
      </w:pPr>
    </w:p>
    <w:p/>
    <w:sectPr>
      <w:footerReference r:id="rId3" w:type="default"/>
      <w:footerReference r:id="rId4" w:type="even"/>
      <w:pgSz w:w="11906" w:h="16838"/>
      <w:pgMar w:top="2098" w:right="1531" w:bottom="1984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方正宋体S-超大字符集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DejaVu Sans"/>
    <w:panose1 w:val="020F0302020204030204"/>
    <w:charset w:val="00"/>
    <w:family w:val="auto"/>
    <w:pitch w:val="default"/>
    <w:sig w:usb0="00000000" w:usb1="00000000" w:usb2="00000000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宋体S-超大字符集(SIP)">
    <w:panose1 w:val="03000509000000000000"/>
    <w:charset w:val="86"/>
    <w:family w:val="auto"/>
    <w:pitch w:val="default"/>
    <w:sig w:usb0="00000003" w:usb1="0A0E08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separate"/>
    </w:r>
    <w:r>
      <w:rPr>
        <w:rStyle w:val="8"/>
      </w:rPr>
      <w:t>1</w:t>
    </w:r>
    <w:r>
      <w:fldChar w:fldCharType="end"/>
    </w:r>
  </w:p>
  <w:p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8C1C48"/>
    <w:multiLevelType w:val="multilevel"/>
    <w:tmpl w:val="0F8C1C48"/>
    <w:lvl w:ilvl="0" w:tentative="0">
      <w:start w:val="1"/>
      <w:numFmt w:val="bullet"/>
      <w:lvlText w:val="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22DE549E"/>
    <w:multiLevelType w:val="multilevel"/>
    <w:tmpl w:val="22DE549E"/>
    <w:lvl w:ilvl="0" w:tentative="0">
      <w:start w:val="1"/>
      <w:numFmt w:val="bullet"/>
      <w:lvlText w:val="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黄书锭">
    <w15:presenceInfo w15:providerId="None" w15:userId="黄书锭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false"/>
  <w:bordersDoNotSurroundFooter w:val="false"/>
  <w:revisionView w:markup="0"/>
  <w:trackRevisions w:val="tru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C76C7F"/>
    <w:rsid w:val="06887047"/>
    <w:rsid w:val="0B147AFB"/>
    <w:rsid w:val="16795406"/>
    <w:rsid w:val="1BC76C7F"/>
    <w:rsid w:val="1F191605"/>
    <w:rsid w:val="1FAD08B7"/>
    <w:rsid w:val="60E82ABD"/>
    <w:rsid w:val="78FEC9F2"/>
    <w:rsid w:val="7FF6D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index 5"/>
    <w:basedOn w:val="1"/>
    <w:next w:val="1"/>
    <w:qFormat/>
    <w:uiPriority w:val="0"/>
    <w:pPr>
      <w:ind w:left="1680"/>
    </w:pPr>
    <w:rPr>
      <w:rFonts w:ascii="黑体" w:hAnsi="Calibri" w:eastAsia="黑体" w:cs="Times New Roman"/>
      <w:sz w:val="32"/>
      <w:szCs w:val="32"/>
    </w:rPr>
  </w:style>
  <w:style w:type="paragraph" w:styleId="4">
    <w:name w:val="Balloon Text"/>
    <w:basedOn w:val="1"/>
    <w:next w:val="3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character" w:styleId="8">
    <w:name w:val="page number"/>
    <w:basedOn w:val="7"/>
    <w:qFormat/>
    <w:uiPriority w:val="0"/>
    <w:rPr>
      <w:rFonts w:ascii="Times New Roman" w:hAnsi="Times New Roman" w:eastAsia="宋体" w:cs="Times New Roman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false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true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782</Words>
  <Characters>881</Characters>
  <Lines>0</Lines>
  <Paragraphs>0</Paragraphs>
  <TotalTime>300</TotalTime>
  <ScaleCrop>false</ScaleCrop>
  <LinksUpToDate>false</LinksUpToDate>
  <CharactersWithSpaces>956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2025-02-27T09:15:00Z</dcterms:created>
  <dc:creator>1512</dc:creator>
  <cp:lastModifiedBy>黄书锭</cp:lastModifiedBy>
  <cp:lastPrinted>2025-02-27T12:50:00Z</cp:lastPrinted>
  <dcterms:modified xsi:type="dcterms:W3CDTF">2025-02-28T12:38:04Z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ICV">
    <vt:lpwstr>DB1F529AA8F6409C82D071089E0B68B1_11</vt:lpwstr>
  </property>
  <property fmtid="{D5CDD505-2E9C-101B-9397-08002B2CF9AE}" pid="4" name="KSOTemplateDocerSaveRecord">
    <vt:lpwstr>eyJoZGlkIjoiODI5YjRkNDUxYmMxMTJkN2ZlZDg0MGZlN2NmZDNiZDIiLCJ1c2VySWQiOiIzMDY0MzMyMjMifQ==</vt:lpwstr>
  </property>
</Properties>
</file>