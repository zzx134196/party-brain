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  <w:t>省委网信办室务会</w:t>
      </w:r>
      <w:del w:id="0" w:author="黄书锭" w:date="2024-10-11T11:33:05Z">
        <w:r>
          <w:rPr>
            <w:rFonts w:hint="eastAsia" w:ascii="方正小标宋简体" w:hAnsi="方正小标宋简体" w:eastAsia="方正小标宋简体" w:cs="方正小标宋简体"/>
            <w:spacing w:val="-11"/>
            <w:sz w:val="44"/>
            <w:szCs w:val="44"/>
          </w:rPr>
          <w:delText>议</w:delText>
        </w:r>
      </w:del>
      <w:r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  <w:t>理论学习中心组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  <w:t>学习会方案</w:t>
      </w:r>
    </w:p>
    <w:p>
      <w:pPr>
        <w:spacing w:line="600" w:lineRule="exact"/>
        <w:rPr>
          <w:rFonts w:hint="eastAsia" w:ascii="仿宋_GB2312" w:eastAsia="仿宋_GB2312"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6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6"/>
          <w:lang w:val="en-US" w:eastAsia="zh-CN"/>
        </w:rPr>
        <w:t>为纪念红军长征出发90周年，进一步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深入学习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习近平总书记关于党史学习教育的重要论述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深入学习贯彻《党史学习教育工作条例》，持续巩固党史学习教育成果，</w:t>
      </w:r>
      <w:r>
        <w:rPr>
          <w:rFonts w:hint="eastAsia" w:ascii="仿宋_GB2312" w:eastAsia="仿宋_GB2312"/>
          <w:sz w:val="32"/>
          <w:szCs w:val="36"/>
          <w:lang w:eastAsia="zh-CN"/>
        </w:rPr>
        <w:t>拟于近期召开省委网信办室务会议理论学习中心组学习会</w:t>
      </w:r>
      <w:r>
        <w:rPr>
          <w:rFonts w:hint="eastAsia" w:ascii="仿宋_GB2312" w:eastAsia="仿宋_GB2312"/>
          <w:sz w:val="32"/>
          <w:szCs w:val="36"/>
          <w:lang w:val="en-US" w:eastAsia="zh-CN"/>
        </w:rPr>
        <w:t>。</w:t>
      </w:r>
      <w:r>
        <w:rPr>
          <w:rFonts w:hint="eastAsia" w:ascii="仿宋_GB2312" w:eastAsia="仿宋_GB2312"/>
          <w:sz w:val="32"/>
          <w:szCs w:val="36"/>
          <w:lang w:eastAsia="zh-CN"/>
        </w:rPr>
        <w:t>具体方案如下：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一、会议时间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拟定于</w:t>
      </w: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中旬，在党务干部培训班期间举办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二、会议地点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办大楼16楼会议室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三、参会对象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1.办领导；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2.省委网信办全体党员干部。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四、会议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议程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会议由刘建斌副主任主持。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</w:pPr>
      <w:r>
        <w:rPr>
          <w:rFonts w:hint="eastAsia" w:ascii="仿宋_GB2312" w:eastAsia="仿宋_GB2312"/>
          <w:sz w:val="32"/>
          <w:szCs w:val="36"/>
          <w:lang w:val="en-US" w:eastAsia="zh-CN"/>
        </w:rPr>
        <w:t>拟邀请福建省委党校党史教研部副主任江俊伟作党史</w:t>
      </w:r>
      <w:r>
        <w:rPr>
          <w:rFonts w:hint="eastAsia" w:ascii="仿宋_GB2312" w:eastAsia="仿宋_GB2312"/>
          <w:sz w:val="32"/>
          <w:szCs w:val="36"/>
          <w:lang w:eastAsia="zh-CN"/>
        </w:rPr>
        <w:t>专题讲座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五、有关事项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1.机关党委负责主持词及会务工作；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2.传播处负责现场摄影、摄像；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3.师资费预算2000元，从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党务干部培训班培训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经费列支。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附件：授课老师简介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 机关党委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2024年10月11日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ins w:id="1" w:author="黄书锭" w:date="2024-10-11T11:33:28Z"/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>
      <w:pPr>
        <w:pStyle w:val="2"/>
        <w:rPr>
          <w:rFonts w:hint="eastAsia"/>
          <w:lang w:val="en-US" w:eastAsia="zh-CN"/>
        </w:rPr>
      </w:pPr>
    </w:p>
    <w:p>
      <w:pPr>
        <w:pStyle w:val="4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授课老师简介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江俊伟，历史学博士，《党史研究与教学》杂志副主编，福建省委党校、福建行政学院党史教研部副主任，副教授。长期研究中共党史和当代中国史，参与国家社科基金课题3</w:t>
      </w:r>
      <w:del w:id="2" w:author="刘建斌" w:date="2024-10-11T12:04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向</w:delText>
        </w:r>
      </w:del>
      <w:ins w:id="3" w:author="刘建斌" w:date="2024-10-11T12:04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项</w:t>
        </w:r>
      </w:ins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、主持福建省社科基金3项，发表学术论文30多篇。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596" w:firstLineChars="200"/>
        <w:jc w:val="center"/>
        <w:textAlignment w:val="auto"/>
        <w:rPr>
          <w:rFonts w:hint="eastAsia" w:ascii="楷体_GB2312" w:hAnsi="楷体_GB2312" w:eastAsia="楷体_GB2312" w:cs="楷体_GB2312"/>
          <w:b w:val="0"/>
          <w:bCs/>
          <w:spacing w:val="-11"/>
          <w:sz w:val="32"/>
          <w:szCs w:val="32"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2098" w:right="1531" w:bottom="1984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1</w:t>
    </w:r>
    <w:r>
      <w:fldChar w:fldCharType="end"/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>
    <w:pPr>
      <w:pStyle w:val="6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  <w15:person w15:author="刘建斌">
    <w15:presenceInfo w15:providerId="None" w15:userId="刘建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00821EDF"/>
    <w:rsid w:val="00004A5F"/>
    <w:rsid w:val="00064EB4"/>
    <w:rsid w:val="000674EA"/>
    <w:rsid w:val="00083B52"/>
    <w:rsid w:val="0009008D"/>
    <w:rsid w:val="0009167D"/>
    <w:rsid w:val="000C12D8"/>
    <w:rsid w:val="00152D80"/>
    <w:rsid w:val="00196259"/>
    <w:rsid w:val="001A5082"/>
    <w:rsid w:val="001B70FA"/>
    <w:rsid w:val="001F4F31"/>
    <w:rsid w:val="00253F57"/>
    <w:rsid w:val="00284144"/>
    <w:rsid w:val="003060EB"/>
    <w:rsid w:val="003A3F62"/>
    <w:rsid w:val="003E08E0"/>
    <w:rsid w:val="003E2C14"/>
    <w:rsid w:val="004613D3"/>
    <w:rsid w:val="00485995"/>
    <w:rsid w:val="004B6407"/>
    <w:rsid w:val="004C5CC5"/>
    <w:rsid w:val="004C70DE"/>
    <w:rsid w:val="00552979"/>
    <w:rsid w:val="00583290"/>
    <w:rsid w:val="005D0F72"/>
    <w:rsid w:val="00660DDF"/>
    <w:rsid w:val="006D72D9"/>
    <w:rsid w:val="006F7148"/>
    <w:rsid w:val="00821EDF"/>
    <w:rsid w:val="008A4DF2"/>
    <w:rsid w:val="008C15BE"/>
    <w:rsid w:val="008C5579"/>
    <w:rsid w:val="009215DC"/>
    <w:rsid w:val="00921D27"/>
    <w:rsid w:val="00953A43"/>
    <w:rsid w:val="0098324E"/>
    <w:rsid w:val="00A4656A"/>
    <w:rsid w:val="00A56470"/>
    <w:rsid w:val="00AB3483"/>
    <w:rsid w:val="00B258B0"/>
    <w:rsid w:val="00BB0240"/>
    <w:rsid w:val="00BE7E72"/>
    <w:rsid w:val="00BF78CF"/>
    <w:rsid w:val="00C13273"/>
    <w:rsid w:val="00D461FD"/>
    <w:rsid w:val="00D50492"/>
    <w:rsid w:val="00DC35D2"/>
    <w:rsid w:val="00E34858"/>
    <w:rsid w:val="00E60011"/>
    <w:rsid w:val="00E76C47"/>
    <w:rsid w:val="00E97777"/>
    <w:rsid w:val="00FF4D2A"/>
    <w:rsid w:val="01026D19"/>
    <w:rsid w:val="078A2181"/>
    <w:rsid w:val="09F978CA"/>
    <w:rsid w:val="0C0D04DC"/>
    <w:rsid w:val="11694069"/>
    <w:rsid w:val="11F46522"/>
    <w:rsid w:val="12951BDB"/>
    <w:rsid w:val="12B8072A"/>
    <w:rsid w:val="132B777B"/>
    <w:rsid w:val="14E9EB97"/>
    <w:rsid w:val="15A167C9"/>
    <w:rsid w:val="161D4B6D"/>
    <w:rsid w:val="17C81E8D"/>
    <w:rsid w:val="17F32980"/>
    <w:rsid w:val="18C879A1"/>
    <w:rsid w:val="197542AA"/>
    <w:rsid w:val="1BEAD080"/>
    <w:rsid w:val="1C895B5E"/>
    <w:rsid w:val="1F7C63FB"/>
    <w:rsid w:val="204A3CE6"/>
    <w:rsid w:val="21631B6A"/>
    <w:rsid w:val="218E2220"/>
    <w:rsid w:val="27811671"/>
    <w:rsid w:val="295D53A7"/>
    <w:rsid w:val="2A821520"/>
    <w:rsid w:val="2ADC5D76"/>
    <w:rsid w:val="2B9D7E25"/>
    <w:rsid w:val="2C6B09EE"/>
    <w:rsid w:val="2FBB7811"/>
    <w:rsid w:val="32127889"/>
    <w:rsid w:val="321F78A0"/>
    <w:rsid w:val="327411B4"/>
    <w:rsid w:val="333172A4"/>
    <w:rsid w:val="36910E66"/>
    <w:rsid w:val="372431A9"/>
    <w:rsid w:val="396FF359"/>
    <w:rsid w:val="39CB7D40"/>
    <w:rsid w:val="3ADE5E1E"/>
    <w:rsid w:val="3AE039B0"/>
    <w:rsid w:val="3B8D23E6"/>
    <w:rsid w:val="3B8F0F1D"/>
    <w:rsid w:val="3CDBD6AD"/>
    <w:rsid w:val="3CDC1373"/>
    <w:rsid w:val="3D89020A"/>
    <w:rsid w:val="3DE80E2D"/>
    <w:rsid w:val="3EA91D6D"/>
    <w:rsid w:val="3F9A561F"/>
    <w:rsid w:val="3FBCA4F7"/>
    <w:rsid w:val="4179349E"/>
    <w:rsid w:val="41AD7DEE"/>
    <w:rsid w:val="424566C9"/>
    <w:rsid w:val="458532B1"/>
    <w:rsid w:val="45D209CA"/>
    <w:rsid w:val="467A7AA1"/>
    <w:rsid w:val="479BD5FB"/>
    <w:rsid w:val="48861F15"/>
    <w:rsid w:val="4CC813F8"/>
    <w:rsid w:val="50434E3C"/>
    <w:rsid w:val="509C1CFD"/>
    <w:rsid w:val="509E682D"/>
    <w:rsid w:val="50E7551B"/>
    <w:rsid w:val="55C83048"/>
    <w:rsid w:val="57C83AEB"/>
    <w:rsid w:val="57FD128B"/>
    <w:rsid w:val="5A806C89"/>
    <w:rsid w:val="5AFF2EAC"/>
    <w:rsid w:val="5B0B62AA"/>
    <w:rsid w:val="5BF1291A"/>
    <w:rsid w:val="5D100D24"/>
    <w:rsid w:val="5D7DCD93"/>
    <w:rsid w:val="5EF60907"/>
    <w:rsid w:val="5F5A26CB"/>
    <w:rsid w:val="610C1D8A"/>
    <w:rsid w:val="61296A53"/>
    <w:rsid w:val="642E11F1"/>
    <w:rsid w:val="64605B19"/>
    <w:rsid w:val="64C26EF6"/>
    <w:rsid w:val="64CF7A9A"/>
    <w:rsid w:val="64E35A77"/>
    <w:rsid w:val="654E7F43"/>
    <w:rsid w:val="673646AF"/>
    <w:rsid w:val="67E60081"/>
    <w:rsid w:val="68FB058E"/>
    <w:rsid w:val="6A3DFF04"/>
    <w:rsid w:val="6B9900A6"/>
    <w:rsid w:val="6C5402EA"/>
    <w:rsid w:val="6C666163"/>
    <w:rsid w:val="6E275A75"/>
    <w:rsid w:val="6F037ACB"/>
    <w:rsid w:val="6F4F3E28"/>
    <w:rsid w:val="6F545483"/>
    <w:rsid w:val="70362393"/>
    <w:rsid w:val="7070568E"/>
    <w:rsid w:val="716D2554"/>
    <w:rsid w:val="72F837F3"/>
    <w:rsid w:val="74D952A9"/>
    <w:rsid w:val="768B1783"/>
    <w:rsid w:val="7747AE2B"/>
    <w:rsid w:val="77BC3D7C"/>
    <w:rsid w:val="77D9D2BB"/>
    <w:rsid w:val="79C5D6DD"/>
    <w:rsid w:val="7AB968E7"/>
    <w:rsid w:val="7B377AB6"/>
    <w:rsid w:val="7CC304D1"/>
    <w:rsid w:val="7DDD9F30"/>
    <w:rsid w:val="7EFF14E2"/>
    <w:rsid w:val="7FB60547"/>
    <w:rsid w:val="7FFE2360"/>
    <w:rsid w:val="7FFF8F8E"/>
    <w:rsid w:val="A6FF6D5B"/>
    <w:rsid w:val="AFFA62C7"/>
    <w:rsid w:val="B6EB4BED"/>
    <w:rsid w:val="BFBE5499"/>
    <w:rsid w:val="DBFB8EB5"/>
    <w:rsid w:val="DEE701CB"/>
    <w:rsid w:val="DFFF1CAF"/>
    <w:rsid w:val="E367BF17"/>
    <w:rsid w:val="E7FF6FED"/>
    <w:rsid w:val="EFB9E5AC"/>
    <w:rsid w:val="F5EC4565"/>
    <w:rsid w:val="F77DDFB2"/>
    <w:rsid w:val="F97DC217"/>
    <w:rsid w:val="FA164886"/>
    <w:rsid w:val="FB7BF6F8"/>
    <w:rsid w:val="FBE5A05A"/>
    <w:rsid w:val="FFB4B98B"/>
    <w:rsid w:val="FFBD5280"/>
    <w:rsid w:val="FFE7A2D9"/>
    <w:rsid w:val="FFFC12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5"/>
    <w:basedOn w:val="1"/>
    <w:next w:val="1"/>
    <w:qFormat/>
    <w:uiPriority w:val="0"/>
    <w:pPr>
      <w:ind w:left="1680"/>
    </w:pPr>
    <w:rPr>
      <w:rFonts w:ascii="黑体" w:hAnsi="Calibri" w:eastAsia="黑体" w:cs="Times New Roman"/>
      <w:sz w:val="32"/>
      <w:szCs w:val="32"/>
    </w:rPr>
  </w:style>
  <w:style w:type="paragraph" w:styleId="3">
    <w:name w:val="Body Text"/>
    <w:basedOn w:val="1"/>
    <w:next w:val="4"/>
    <w:qFormat/>
    <w:uiPriority w:val="0"/>
    <w:pPr>
      <w:tabs>
        <w:tab w:val="left" w:pos="6400"/>
      </w:tabs>
      <w:snapToGrid w:val="0"/>
      <w:spacing w:line="360" w:lineRule="atLeast"/>
    </w:pPr>
    <w:rPr>
      <w:rFonts w:ascii="仿宋_GB2312" w:hAnsi="Calibri" w:eastAsia="宋体" w:cs="Times New Roman"/>
      <w:szCs w:val="24"/>
    </w:rPr>
  </w:style>
  <w:style w:type="paragraph" w:styleId="4">
    <w:name w:val="Balloon Text"/>
    <w:basedOn w:val="1"/>
    <w:next w:val="2"/>
    <w:semiHidden/>
    <w:qFormat/>
    <w:uiPriority w:val="0"/>
    <w:rPr>
      <w:sz w:val="18"/>
      <w:szCs w:val="18"/>
    </w:rPr>
  </w:style>
  <w:style w:type="paragraph" w:styleId="5">
    <w:name w:val="Plain Text"/>
    <w:basedOn w:val="1"/>
    <w:qFormat/>
    <w:uiPriority w:val="0"/>
    <w:rPr>
      <w:rFonts w:ascii="宋体" w:eastAsia="宋体" w:cs="Courier New"/>
      <w:sz w:val="21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225" w:after="225"/>
      <w:jc w:val="left"/>
    </w:pPr>
    <w:rPr>
      <w:rFonts w:ascii="宋体" w:hAnsi="宋体" w:cs="宋体"/>
      <w:kern w:val="0"/>
      <w:sz w:val="24"/>
    </w:r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3</Pages>
  <Words>985</Words>
  <Characters>1022</Characters>
  <Lines>1</Lines>
  <Paragraphs>1</Paragraphs>
  <TotalTime>3</TotalTime>
  <ScaleCrop>false</ScaleCrop>
  <LinksUpToDate>false</LinksUpToDate>
  <CharactersWithSpaces>1097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2020-01-14T01:45:00Z</dcterms:created>
  <dc:creator>lenovo</dc:creator>
  <cp:lastModifiedBy>刘建斌</cp:lastModifiedBy>
  <cp:lastPrinted>2024-04-11T07:23:00Z</cp:lastPrinted>
  <dcterms:modified xsi:type="dcterms:W3CDTF">2024-10-11T12:04:46Z</dcterms:modified>
  <dc:title>举行部务会议理论学习中心组集体学习及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02B62127675F74E215920867EC6347BB</vt:lpwstr>
  </property>
</Properties>
</file>