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76" w:lineRule="exact"/>
        <w:jc w:val="center"/>
        <w:textAlignment w:val="auto"/>
        <w:rPr>
          <w:rFonts w:hint="eastAsia" w:ascii="方正小标宋简体" w:hAnsi="方正小标宋简体" w:eastAsia="方正小标宋简体" w:cs="方正小标宋简体"/>
          <w:sz w:val="44"/>
          <w:szCs w:val="44"/>
          <w:lang w:eastAsia="zh-CN"/>
        </w:rPr>
      </w:pPr>
      <w:r>
        <w:rPr>
          <w:rFonts w:hint="eastAsia" w:ascii="方正小标宋简体" w:hAnsi="方正小标宋简体" w:eastAsia="方正小标宋简体" w:cs="方正小标宋简体"/>
          <w:sz w:val="44"/>
          <w:szCs w:val="44"/>
          <w:lang w:eastAsia="zh-CN"/>
        </w:rPr>
        <w:t>省委网信办开展深入贯彻中央八项规定精神</w:t>
      </w:r>
    </w:p>
    <w:p>
      <w:pPr>
        <w:jc w:val="center"/>
        <w:rPr>
          <w:rFonts w:hint="eastAsia" w:ascii="方正小标宋简体" w:hAnsi="方正小标宋简体" w:eastAsia="方正小标宋简体" w:cs="方正小标宋简体"/>
          <w:sz w:val="44"/>
          <w:szCs w:val="44"/>
          <w:lang w:eastAsia="zh-CN"/>
        </w:rPr>
      </w:pPr>
      <w:r>
        <w:rPr>
          <w:rFonts w:hint="eastAsia" w:ascii="方正小标宋简体" w:hAnsi="方正小标宋简体" w:eastAsia="方正小标宋简体" w:cs="方正小标宋简体"/>
          <w:sz w:val="44"/>
          <w:szCs w:val="44"/>
          <w:lang w:eastAsia="zh-CN"/>
        </w:rPr>
        <w:t>学习教育专题部署会会议方案</w:t>
      </w:r>
    </w:p>
    <w:p>
      <w:pPr>
        <w:jc w:val="cente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（送审稿）</w:t>
      </w:r>
    </w:p>
    <w:p>
      <w:pPr>
        <w:jc w:val="center"/>
        <w:rPr>
          <w:rFonts w:hint="eastAsia" w:ascii="仿宋_GB2312" w:hAnsi="仿宋_GB2312" w:eastAsia="仿宋_GB2312" w:cs="仿宋_GB2312"/>
          <w:sz w:val="32"/>
          <w:szCs w:val="32"/>
          <w:lang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为贯彻落实</w:t>
      </w:r>
      <w:r>
        <w:rPr>
          <w:rFonts w:hint="eastAsia" w:ascii="仿宋_GB2312" w:hAnsi="仿宋_GB2312" w:eastAsia="仿宋_GB2312" w:cs="仿宋_GB2312"/>
          <w:sz w:val="32"/>
          <w:szCs w:val="32"/>
          <w:lang w:val="en-US" w:eastAsia="zh-CN"/>
        </w:rPr>
        <w:t>中央党的建设工作领导小组会议、省委党的建设工作领导小组会议精神，</w:t>
      </w:r>
      <w:r>
        <w:rPr>
          <w:rFonts w:hint="eastAsia" w:ascii="仿宋_GB2312" w:hAnsi="仿宋_GB2312" w:eastAsia="仿宋_GB2312" w:cs="仿宋_GB2312"/>
          <w:sz w:val="32"/>
          <w:szCs w:val="32"/>
          <w:lang w:eastAsia="zh-CN"/>
        </w:rPr>
        <w:t>推动我办深入贯彻中央八项规定精神</w:t>
      </w:r>
      <w:r>
        <w:rPr>
          <w:rFonts w:hint="eastAsia" w:ascii="仿宋_GB2312" w:hAnsi="仿宋_GB2312" w:cs="仿宋_GB2312"/>
          <w:sz w:val="32"/>
          <w:szCs w:val="32"/>
          <w:lang w:eastAsia="zh-CN"/>
        </w:rPr>
        <w:t>学习</w:t>
      </w:r>
      <w:r>
        <w:rPr>
          <w:rFonts w:hint="eastAsia" w:ascii="仿宋_GB2312" w:hAnsi="仿宋_GB2312" w:eastAsia="仿宋_GB2312" w:cs="仿宋_GB2312"/>
          <w:sz w:val="32"/>
          <w:szCs w:val="32"/>
          <w:lang w:eastAsia="zh-CN"/>
        </w:rPr>
        <w:t>教育扎实开展，拟于近期</w:t>
      </w:r>
      <w:ins w:id="0" w:author="黄书锭" w:date="2025-03-24T11:33:26Z">
        <w:r>
          <w:rPr>
            <w:rFonts w:hint="eastAsia" w:ascii="仿宋_GB2312" w:hAnsi="仿宋_GB2312" w:cs="仿宋_GB2312"/>
            <w:sz w:val="32"/>
            <w:szCs w:val="32"/>
            <w:lang w:eastAsia="zh-CN"/>
          </w:rPr>
          <w:t>召开</w:t>
        </w:r>
      </w:ins>
      <w:ins w:id="1" w:author="黄书锭" w:date="2025-03-24T11:36:10Z">
        <w:r>
          <w:rPr>
            <w:rFonts w:hint="eastAsia" w:ascii="仿宋_GB2312" w:hAnsi="仿宋_GB2312" w:eastAsia="仿宋_GB2312" w:cs="仿宋_GB2312"/>
            <w:sz w:val="32"/>
            <w:szCs w:val="32"/>
            <w:lang w:eastAsia="zh-CN"/>
          </w:rPr>
          <w:t>省委网信办</w:t>
        </w:r>
      </w:ins>
      <w:ins w:id="2" w:author="黄书锭" w:date="2025-03-24T11:31:49Z">
        <w:r>
          <w:rPr>
            <w:rFonts w:hint="eastAsia" w:ascii="仿宋_GB2312" w:hAnsi="仿宋_GB2312" w:cs="仿宋_GB2312"/>
            <w:sz w:val="32"/>
            <w:szCs w:val="32"/>
            <w:lang w:eastAsia="zh-CN"/>
          </w:rPr>
          <w:t>室务会</w:t>
        </w:r>
      </w:ins>
      <w:ins w:id="3" w:author="黄书锭" w:date="2025-03-24T11:31:50Z">
        <w:r>
          <w:rPr>
            <w:rFonts w:hint="eastAsia" w:ascii="仿宋_GB2312" w:hAnsi="仿宋_GB2312" w:cs="仿宋_GB2312"/>
            <w:sz w:val="32"/>
            <w:szCs w:val="32"/>
            <w:lang w:eastAsia="zh-CN"/>
          </w:rPr>
          <w:t>（</w:t>
        </w:r>
      </w:ins>
      <w:ins w:id="4" w:author="黄书锭" w:date="2025-03-24T11:31:51Z">
        <w:r>
          <w:rPr>
            <w:rFonts w:hint="eastAsia" w:ascii="仿宋_GB2312" w:hAnsi="仿宋_GB2312" w:cs="仿宋_GB2312"/>
            <w:sz w:val="32"/>
            <w:szCs w:val="32"/>
            <w:lang w:eastAsia="zh-CN"/>
          </w:rPr>
          <w:t>扩</w:t>
        </w:r>
        <w:bookmarkStart w:id="0" w:name="_GoBack"/>
        <w:bookmarkEnd w:id="0"/>
        <w:r>
          <w:rPr>
            <w:rFonts w:hint="eastAsia" w:ascii="仿宋_GB2312" w:hAnsi="仿宋_GB2312" w:cs="仿宋_GB2312"/>
            <w:sz w:val="32"/>
            <w:szCs w:val="32"/>
            <w:lang w:eastAsia="zh-CN"/>
          </w:rPr>
          <w:t>大</w:t>
        </w:r>
      </w:ins>
      <w:ins w:id="5" w:author="黄书锭" w:date="2025-03-24T11:31:50Z">
        <w:r>
          <w:rPr>
            <w:rFonts w:hint="eastAsia" w:ascii="仿宋_GB2312" w:hAnsi="仿宋_GB2312" w:cs="仿宋_GB2312"/>
            <w:sz w:val="32"/>
            <w:szCs w:val="32"/>
            <w:lang w:eastAsia="zh-CN"/>
          </w:rPr>
          <w:t>）</w:t>
        </w:r>
      </w:ins>
      <w:ins w:id="6" w:author="黄书锭" w:date="2025-03-24T11:31:53Z">
        <w:r>
          <w:rPr>
            <w:rFonts w:hint="eastAsia" w:ascii="仿宋_GB2312" w:hAnsi="仿宋_GB2312" w:cs="仿宋_GB2312"/>
            <w:sz w:val="32"/>
            <w:szCs w:val="32"/>
            <w:lang w:eastAsia="zh-CN"/>
          </w:rPr>
          <w:t>会议</w:t>
        </w:r>
      </w:ins>
      <w:del w:id="7" w:author="黄书锭" w:date="2025-03-24T11:33:33Z">
        <w:r>
          <w:rPr>
            <w:rFonts w:hint="eastAsia" w:ascii="仿宋_GB2312" w:hAnsi="仿宋_GB2312" w:eastAsia="仿宋_GB2312" w:cs="仿宋_GB2312"/>
            <w:sz w:val="32"/>
            <w:szCs w:val="32"/>
            <w:lang w:eastAsia="zh-CN"/>
          </w:rPr>
          <w:delText>召开</w:delText>
        </w:r>
      </w:del>
      <w:ins w:id="8" w:author="黄书锭" w:date="2025-03-24T11:33:33Z">
        <w:r>
          <w:rPr>
            <w:rFonts w:hint="eastAsia" w:ascii="仿宋_GB2312" w:hAnsi="仿宋_GB2312" w:cs="仿宋_GB2312"/>
            <w:sz w:val="32"/>
            <w:szCs w:val="32"/>
            <w:lang w:eastAsia="zh-CN"/>
          </w:rPr>
          <w:t>暨</w:t>
        </w:r>
      </w:ins>
      <w:del w:id="9" w:author="黄书锭" w:date="2025-03-24T11:36:10Z">
        <w:r>
          <w:rPr>
            <w:rFonts w:hint="eastAsia" w:ascii="仿宋_GB2312" w:hAnsi="仿宋_GB2312" w:eastAsia="仿宋_GB2312" w:cs="仿宋_GB2312"/>
            <w:sz w:val="32"/>
            <w:szCs w:val="32"/>
            <w:lang w:eastAsia="zh-CN"/>
          </w:rPr>
          <w:delText>省委网信办</w:delText>
        </w:r>
      </w:del>
      <w:ins w:id="10" w:author="黄书锭" w:date="2025-03-24T11:34:14Z">
        <w:r>
          <w:rPr>
            <w:rFonts w:hint="eastAsia" w:ascii="仿宋_GB2312" w:hAnsi="仿宋_GB2312" w:cs="仿宋_GB2312"/>
            <w:sz w:val="32"/>
            <w:szCs w:val="32"/>
            <w:lang w:eastAsia="zh-CN"/>
          </w:rPr>
          <w:t>开展</w:t>
        </w:r>
      </w:ins>
      <w:r>
        <w:rPr>
          <w:rFonts w:hint="eastAsia" w:ascii="仿宋_GB2312" w:hAnsi="仿宋_GB2312" w:eastAsia="仿宋_GB2312" w:cs="仿宋_GB2312"/>
          <w:sz w:val="32"/>
          <w:szCs w:val="32"/>
          <w:lang w:eastAsia="zh-CN"/>
        </w:rPr>
        <w:t>深入贯彻中央八项规定精神学习教育</w:t>
      </w:r>
      <w:r>
        <w:rPr>
          <w:rFonts w:hint="eastAsia" w:ascii="仿宋_GB2312" w:hAnsi="仿宋_GB2312" w:cs="仿宋_GB2312"/>
          <w:sz w:val="32"/>
          <w:szCs w:val="32"/>
          <w:lang w:eastAsia="zh-CN"/>
        </w:rPr>
        <w:t>专题</w:t>
      </w:r>
      <w:r>
        <w:rPr>
          <w:rFonts w:hint="eastAsia" w:ascii="仿宋_GB2312" w:hAnsi="仿宋_GB2312" w:eastAsia="仿宋_GB2312" w:cs="仿宋_GB2312"/>
          <w:sz w:val="32"/>
          <w:szCs w:val="32"/>
          <w:lang w:eastAsia="zh-CN"/>
        </w:rPr>
        <w:t>部署会。</w:t>
      </w:r>
      <w:r>
        <w:rPr>
          <w:rFonts w:hint="eastAsia" w:ascii="仿宋_GB2312" w:hAnsi="仿宋_GB2312" w:cs="仿宋_GB2312"/>
          <w:sz w:val="32"/>
          <w:szCs w:val="32"/>
          <w:lang w:eastAsia="zh-CN"/>
        </w:rPr>
        <w:t>具体方案</w:t>
      </w:r>
      <w:r>
        <w:rPr>
          <w:rFonts w:hint="eastAsia" w:ascii="仿宋_GB2312" w:hAnsi="仿宋_GB2312" w:eastAsia="仿宋_GB2312" w:cs="仿宋_GB2312"/>
          <w:sz w:val="32"/>
          <w:szCs w:val="32"/>
          <w:lang w:eastAsia="zh-CN"/>
        </w:rPr>
        <w:t>如下：</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一、会议时间</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cs="仿宋_GB2312"/>
          <w:sz w:val="32"/>
          <w:szCs w:val="32"/>
          <w:lang w:val="en-US" w:eastAsia="zh-CN"/>
        </w:rPr>
      </w:pPr>
      <w:r>
        <w:rPr>
          <w:rFonts w:hint="eastAsia" w:ascii="仿宋_GB2312" w:hAnsi="仿宋_GB2312" w:eastAsia="仿宋_GB2312" w:cs="仿宋_GB2312"/>
          <w:sz w:val="32"/>
          <w:szCs w:val="32"/>
          <w:lang w:val="en-US" w:eastAsia="zh-CN"/>
        </w:rPr>
        <w:t>202</w:t>
      </w:r>
      <w:r>
        <w:rPr>
          <w:rFonts w:hint="eastAsia" w:ascii="仿宋_GB2312" w:hAnsi="仿宋_GB2312" w:cs="仿宋_GB2312"/>
          <w:sz w:val="32"/>
          <w:szCs w:val="32"/>
          <w:lang w:val="en-US" w:eastAsia="zh-CN"/>
        </w:rPr>
        <w:t>5</w:t>
      </w:r>
      <w:r>
        <w:rPr>
          <w:rFonts w:hint="eastAsia" w:ascii="仿宋_GB2312" w:hAnsi="仿宋_GB2312" w:eastAsia="仿宋_GB2312" w:cs="仿宋_GB2312"/>
          <w:sz w:val="32"/>
          <w:szCs w:val="32"/>
          <w:lang w:val="en-US" w:eastAsia="zh-CN"/>
        </w:rPr>
        <w:t>年</w:t>
      </w:r>
      <w:r>
        <w:rPr>
          <w:rFonts w:hint="eastAsia" w:ascii="仿宋_GB2312" w:hAnsi="仿宋_GB2312" w:cs="仿宋_GB2312"/>
          <w:sz w:val="32"/>
          <w:szCs w:val="32"/>
          <w:lang w:val="en-US" w:eastAsia="zh-CN"/>
        </w:rPr>
        <w:t>3</w:t>
      </w:r>
      <w:r>
        <w:rPr>
          <w:rFonts w:hint="eastAsia" w:ascii="仿宋_GB2312" w:hAnsi="仿宋_GB2312" w:eastAsia="仿宋_GB2312" w:cs="仿宋_GB2312"/>
          <w:sz w:val="32"/>
          <w:szCs w:val="32"/>
          <w:lang w:val="en-US" w:eastAsia="zh-CN"/>
        </w:rPr>
        <w:t>月</w:t>
      </w:r>
      <w:r>
        <w:rPr>
          <w:rFonts w:hint="eastAsia" w:ascii="仿宋_GB2312" w:hAnsi="仿宋_GB2312" w:cs="仿宋_GB2312"/>
          <w:sz w:val="32"/>
          <w:szCs w:val="32"/>
          <w:lang w:val="en-US" w:eastAsia="zh-CN"/>
        </w:rPr>
        <w:t>下旬</w:t>
      </w:r>
      <w:r>
        <w:rPr>
          <w:rFonts w:hint="eastAsia" w:ascii="仿宋_GB2312" w:hAnsi="仿宋_GB2312" w:eastAsia="仿宋_GB2312" w:cs="仿宋_GB2312"/>
          <w:sz w:val="32"/>
          <w:szCs w:val="32"/>
          <w:lang w:val="en-US" w:eastAsia="zh-CN"/>
        </w:rPr>
        <w:t>（具体时间待定，若遇重要工作任务则顺延）</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黑体" w:hAnsi="黑体" w:eastAsia="黑体" w:cs="黑体"/>
          <w:sz w:val="32"/>
          <w:szCs w:val="32"/>
          <w:lang w:val="en-US" w:eastAsia="zh-CN"/>
        </w:rPr>
        <w:t>二、会议地点</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办</w:t>
      </w:r>
      <w:r>
        <w:rPr>
          <w:rFonts w:hint="eastAsia" w:ascii="仿宋_GB2312" w:hAnsi="仿宋_GB2312" w:cs="仿宋_GB2312"/>
          <w:sz w:val="32"/>
          <w:szCs w:val="32"/>
          <w:lang w:val="en-US" w:eastAsia="zh-CN"/>
        </w:rPr>
        <w:t>机关</w:t>
      </w:r>
      <w:r>
        <w:rPr>
          <w:rFonts w:hint="eastAsia" w:ascii="仿宋_GB2312" w:hAnsi="仿宋_GB2312" w:eastAsia="仿宋_GB2312" w:cs="仿宋_GB2312"/>
          <w:sz w:val="32"/>
          <w:szCs w:val="32"/>
          <w:lang w:val="en-US" w:eastAsia="zh-CN"/>
        </w:rPr>
        <w:t>1504会议室</w:t>
      </w:r>
    </w:p>
    <w:p>
      <w:pPr>
        <w:pStyle w:val="2"/>
        <w:keepNext w:val="0"/>
        <w:keepLines w:val="0"/>
        <w:pageBreakBefore w:val="0"/>
        <w:widowControl w:val="0"/>
        <w:numPr>
          <w:ilvl w:val="0"/>
          <w:numId w:val="1"/>
        </w:numPr>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参会对象</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1.省委网信办办领导；</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2.驻省委宣传部纪检监察组负责同志；</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3.省委网信办机关党委委员、纪委委员、各党支部书记、副处级以上干部</w:t>
      </w:r>
      <w:r>
        <w:rPr>
          <w:rFonts w:hint="eastAsia" w:ascii="仿宋_GB2312" w:hAnsi="仿宋_GB2312" w:cs="仿宋_GB2312"/>
          <w:sz w:val="32"/>
          <w:szCs w:val="32"/>
          <w:lang w:val="en-US" w:eastAsia="zh-CN"/>
        </w:rPr>
        <w:t>、青年党员干部代表</w:t>
      </w:r>
      <w:del w:id="11" w:author="黄书锭" w:date="2025-03-24T11:29:53Z">
        <w:r>
          <w:rPr>
            <w:rFonts w:hint="eastAsia" w:ascii="仿宋_GB2312" w:hAnsi="仿宋_GB2312" w:eastAsia="仿宋_GB2312" w:cs="仿宋_GB2312"/>
            <w:sz w:val="32"/>
            <w:szCs w:val="32"/>
            <w:lang w:val="en-US" w:eastAsia="zh-CN"/>
          </w:rPr>
          <w:delText>列席会议</w:delText>
        </w:r>
      </w:del>
      <w:r>
        <w:rPr>
          <w:rFonts w:hint="eastAsia" w:ascii="仿宋_GB2312" w:hAnsi="仿宋_GB2312" w:eastAsia="仿宋_GB2312" w:cs="仿宋_GB2312"/>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pacing w:val="0"/>
          <w:sz w:val="32"/>
          <w:szCs w:val="32"/>
          <w:lang w:eastAsia="zh-CN"/>
        </w:rPr>
      </w:pPr>
      <w:r>
        <w:rPr>
          <w:rFonts w:hint="eastAsia" w:ascii="黑体" w:hAnsi="黑体" w:eastAsia="黑体" w:cs="黑体"/>
          <w:spacing w:val="0"/>
          <w:sz w:val="32"/>
          <w:szCs w:val="32"/>
          <w:lang w:eastAsia="zh-CN"/>
        </w:rPr>
        <w:t>四</w:t>
      </w:r>
      <w:r>
        <w:rPr>
          <w:rFonts w:hint="eastAsia" w:ascii="黑体" w:hAnsi="黑体" w:eastAsia="黑体" w:cs="黑体"/>
          <w:spacing w:val="0"/>
          <w:sz w:val="32"/>
          <w:szCs w:val="32"/>
        </w:rPr>
        <w:t>、</w:t>
      </w:r>
      <w:r>
        <w:rPr>
          <w:rFonts w:hint="eastAsia" w:ascii="黑体" w:hAnsi="黑体" w:eastAsia="黑体" w:cs="黑体"/>
          <w:spacing w:val="0"/>
          <w:sz w:val="32"/>
          <w:szCs w:val="32"/>
          <w:lang w:eastAsia="zh-CN"/>
        </w:rPr>
        <w:t>会议议程</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cs="仿宋_GB2312"/>
          <w:sz w:val="32"/>
          <w:szCs w:val="32"/>
          <w:lang w:val="en-US" w:eastAsia="zh-CN"/>
        </w:rPr>
      </w:pPr>
      <w:r>
        <w:rPr>
          <w:rFonts w:hint="eastAsia" w:ascii="仿宋_GB2312" w:hAnsi="仿宋_GB2312" w:cs="仿宋_GB2312"/>
          <w:spacing w:val="0"/>
          <w:sz w:val="32"/>
          <w:szCs w:val="32"/>
          <w:lang w:eastAsia="zh-CN"/>
        </w:rPr>
        <w:t>会议由申月</w:t>
      </w:r>
      <w:r>
        <w:rPr>
          <w:rFonts w:hint="eastAsia" w:ascii="仿宋_GB2312" w:hAnsi="仿宋_GB2312" w:eastAsia="仿宋_GB2312" w:cs="仿宋_GB2312"/>
          <w:spacing w:val="0"/>
          <w:sz w:val="32"/>
          <w:szCs w:val="32"/>
        </w:rPr>
        <w:t>主任主持</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1.黄逸群副主任传达学习中央有关文件精神</w:t>
      </w:r>
      <w:ins w:id="12" w:author="黄书锭" w:date="2025-03-24T11:28:37Z">
        <w:r>
          <w:rPr>
            <w:rFonts w:hint="eastAsia" w:ascii="仿宋_GB2312" w:hAnsi="仿宋_GB2312" w:cs="仿宋_GB2312"/>
            <w:sz w:val="32"/>
            <w:szCs w:val="32"/>
            <w:lang w:val="en-US" w:eastAsia="zh-CN"/>
          </w:rPr>
          <w:t>（</w:t>
        </w:r>
      </w:ins>
      <w:ins w:id="13" w:author="黄书锭" w:date="2025-03-24T11:29:03Z">
        <w:r>
          <w:rPr>
            <w:rFonts w:hint="eastAsia" w:ascii="仿宋_GB2312" w:hAnsi="仿宋_GB2312" w:cs="仿宋_GB2312"/>
            <w:sz w:val="32"/>
            <w:szCs w:val="32"/>
            <w:lang w:val="en-US" w:eastAsia="zh-CN"/>
          </w:rPr>
          <w:t>因</w:t>
        </w:r>
      </w:ins>
      <w:ins w:id="14" w:author="黄书锭" w:date="2025-03-24T11:29:05Z">
        <w:r>
          <w:rPr>
            <w:rFonts w:hint="eastAsia" w:ascii="仿宋_GB2312" w:hAnsi="仿宋_GB2312" w:cs="仿宋_GB2312"/>
            <w:sz w:val="32"/>
            <w:szCs w:val="32"/>
            <w:lang w:val="en-US" w:eastAsia="zh-CN"/>
          </w:rPr>
          <w:t>知悉</w:t>
        </w:r>
      </w:ins>
      <w:ins w:id="15" w:author="黄书锭" w:date="2025-03-24T11:29:07Z">
        <w:r>
          <w:rPr>
            <w:rFonts w:hint="eastAsia" w:ascii="仿宋_GB2312" w:hAnsi="仿宋_GB2312" w:cs="仿宋_GB2312"/>
            <w:sz w:val="32"/>
            <w:szCs w:val="32"/>
            <w:lang w:val="en-US" w:eastAsia="zh-CN"/>
          </w:rPr>
          <w:t>范围</w:t>
        </w:r>
      </w:ins>
      <w:ins w:id="16" w:author="黄书锭" w:date="2025-03-24T11:30:20Z">
        <w:r>
          <w:rPr>
            <w:rFonts w:hint="eastAsia" w:ascii="仿宋_GB2312" w:hAnsi="仿宋_GB2312" w:cs="仿宋_GB2312"/>
            <w:sz w:val="32"/>
            <w:szCs w:val="32"/>
            <w:lang w:val="en-US" w:eastAsia="zh-CN"/>
          </w:rPr>
          <w:t>要求</w:t>
        </w:r>
      </w:ins>
      <w:ins w:id="17" w:author="黄书锭" w:date="2025-03-24T11:29:12Z">
        <w:r>
          <w:rPr>
            <w:rFonts w:hint="eastAsia" w:ascii="仿宋_GB2312" w:hAnsi="仿宋_GB2312" w:cs="仿宋_GB2312"/>
            <w:sz w:val="32"/>
            <w:szCs w:val="32"/>
            <w:lang w:val="en-US" w:eastAsia="zh-CN"/>
          </w:rPr>
          <w:t>，</w:t>
        </w:r>
      </w:ins>
      <w:ins w:id="18" w:author="黄书锭" w:date="2025-03-24T11:28:38Z">
        <w:r>
          <w:rPr>
            <w:rFonts w:hint="eastAsia" w:ascii="仿宋_GB2312" w:hAnsi="仿宋_GB2312" w:cs="仿宋_GB2312"/>
            <w:sz w:val="32"/>
            <w:szCs w:val="32"/>
            <w:lang w:val="en-US" w:eastAsia="zh-CN"/>
          </w:rPr>
          <w:t>青年党员干部代表</w:t>
        </w:r>
      </w:ins>
      <w:ins w:id="19" w:author="黄书锭" w:date="2025-03-24T11:28:46Z">
        <w:r>
          <w:rPr>
            <w:rFonts w:hint="eastAsia" w:ascii="仿宋_GB2312" w:hAnsi="仿宋_GB2312" w:cs="仿宋_GB2312"/>
            <w:sz w:val="32"/>
            <w:szCs w:val="32"/>
            <w:lang w:val="en-US" w:eastAsia="zh-CN"/>
          </w:rPr>
          <w:t>不</w:t>
        </w:r>
      </w:ins>
      <w:ins w:id="20" w:author="黄书锭" w:date="2025-03-24T11:28:47Z">
        <w:r>
          <w:rPr>
            <w:rFonts w:hint="eastAsia" w:ascii="仿宋_GB2312" w:hAnsi="仿宋_GB2312" w:cs="仿宋_GB2312"/>
            <w:sz w:val="32"/>
            <w:szCs w:val="32"/>
            <w:lang w:val="en-US" w:eastAsia="zh-CN"/>
          </w:rPr>
          <w:t>参加</w:t>
        </w:r>
      </w:ins>
      <w:ins w:id="21" w:author="黄书锭" w:date="2025-03-24T11:28:37Z">
        <w:r>
          <w:rPr>
            <w:rFonts w:hint="eastAsia" w:ascii="仿宋_GB2312" w:hAnsi="仿宋_GB2312" w:cs="仿宋_GB2312"/>
            <w:sz w:val="32"/>
            <w:szCs w:val="32"/>
            <w:lang w:val="en-US" w:eastAsia="zh-CN"/>
          </w:rPr>
          <w:t>）</w:t>
        </w:r>
      </w:ins>
      <w:r>
        <w:rPr>
          <w:rFonts w:hint="eastAsia" w:ascii="仿宋_GB2312" w:hAnsi="仿宋_GB2312" w:cs="仿宋_GB2312"/>
          <w:sz w:val="32"/>
          <w:szCs w:val="32"/>
          <w:lang w:val="en-US" w:eastAsia="zh-CN"/>
        </w:rPr>
        <w:t>；</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cs="仿宋_GB2312"/>
          <w:color w:val="000000"/>
          <w:spacing w:val="0"/>
          <w:kern w:val="0"/>
          <w:sz w:val="32"/>
          <w:szCs w:val="32"/>
          <w:lang w:val="en-US" w:eastAsia="zh-CN" w:bidi="ar"/>
        </w:rPr>
      </w:pPr>
      <w:r>
        <w:rPr>
          <w:rFonts w:hint="eastAsia" w:ascii="仿宋_GB2312" w:hAnsi="仿宋_GB2312" w:cs="仿宋_GB2312"/>
          <w:color w:val="000000"/>
          <w:spacing w:val="0"/>
          <w:kern w:val="0"/>
          <w:sz w:val="32"/>
          <w:szCs w:val="32"/>
          <w:lang w:val="en-US" w:eastAsia="zh-CN" w:bidi="ar"/>
        </w:rPr>
        <w:t>2.刘建斌副主任汇报我办开展学习教育工作情况</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cs="仿宋_GB2312"/>
          <w:color w:val="000000"/>
          <w:spacing w:val="0"/>
          <w:kern w:val="0"/>
          <w:sz w:val="32"/>
          <w:szCs w:val="32"/>
          <w:lang w:val="en-US" w:eastAsia="zh-CN" w:bidi="ar"/>
        </w:rPr>
      </w:pPr>
      <w:r>
        <w:rPr>
          <w:rFonts w:hint="eastAsia" w:ascii="仿宋_GB2312" w:hAnsi="仿宋_GB2312" w:cs="仿宋_GB2312"/>
          <w:color w:val="000000"/>
          <w:spacing w:val="0"/>
          <w:kern w:val="0"/>
          <w:sz w:val="32"/>
          <w:szCs w:val="32"/>
          <w:lang w:val="en-US" w:eastAsia="zh-CN" w:bidi="ar"/>
        </w:rPr>
        <w:t>（1）《中共中央办公厅关于在全党开展深入贯彻中央八项规定精神学习教育的通知》《中共福建省委办公厅印发</w:t>
      </w:r>
      <w:r>
        <w:rPr>
          <w:rFonts w:hint="default" w:ascii="仿宋_GB2312" w:hAnsi="仿宋_GB2312" w:cs="仿宋_GB2312"/>
          <w:color w:val="000000"/>
          <w:spacing w:val="0"/>
          <w:kern w:val="0"/>
          <w:sz w:val="32"/>
          <w:szCs w:val="32"/>
          <w:lang w:val="en-US" w:eastAsia="zh-CN" w:bidi="ar"/>
        </w:rPr>
        <w:t>&lt;</w:t>
      </w:r>
      <w:r>
        <w:rPr>
          <w:rFonts w:hint="eastAsia" w:ascii="仿宋_GB2312" w:hAnsi="仿宋_GB2312" w:cs="仿宋_GB2312"/>
          <w:color w:val="000000"/>
          <w:spacing w:val="0"/>
          <w:kern w:val="0"/>
          <w:sz w:val="32"/>
          <w:szCs w:val="32"/>
          <w:lang w:val="en-US" w:eastAsia="zh-CN" w:bidi="ar"/>
        </w:rPr>
        <w:t>关于在全省党员中开展深入贯彻中央八项规定精神学习教育的实施方案</w:t>
      </w:r>
      <w:r>
        <w:rPr>
          <w:rFonts w:hint="default" w:ascii="仿宋_GB2312" w:hAnsi="仿宋_GB2312" w:cs="仿宋_GB2312"/>
          <w:color w:val="000000"/>
          <w:spacing w:val="0"/>
          <w:kern w:val="0"/>
          <w:sz w:val="32"/>
          <w:szCs w:val="32"/>
          <w:lang w:val="en-US" w:eastAsia="zh-CN" w:bidi="ar"/>
        </w:rPr>
        <w:t>&gt;</w:t>
      </w:r>
      <w:r>
        <w:rPr>
          <w:rFonts w:hint="eastAsia" w:ascii="仿宋_GB2312" w:hAnsi="仿宋_GB2312" w:cs="仿宋_GB2312"/>
          <w:color w:val="000000"/>
          <w:spacing w:val="0"/>
          <w:kern w:val="0"/>
          <w:sz w:val="32"/>
          <w:szCs w:val="32"/>
          <w:lang w:val="en-US" w:eastAsia="zh-CN" w:bidi="ar"/>
        </w:rPr>
        <w:t>的通知》主要精神</w:t>
      </w:r>
      <w:del w:id="22" w:author="黄书锭" w:date="2025-03-24T11:27:24Z">
        <w:r>
          <w:rPr>
            <w:rFonts w:hint="eastAsia" w:ascii="仿宋_GB2312" w:hAnsi="仿宋_GB2312" w:cs="仿宋_GB2312"/>
            <w:color w:val="000000"/>
            <w:spacing w:val="0"/>
            <w:kern w:val="0"/>
            <w:sz w:val="32"/>
            <w:szCs w:val="32"/>
            <w:lang w:val="en-US" w:eastAsia="zh-CN" w:bidi="ar"/>
          </w:rPr>
          <w:delText>，</w:delText>
        </w:r>
      </w:del>
      <w:ins w:id="23" w:author="黄书锭" w:date="2025-03-24T11:27:24Z">
        <w:r>
          <w:rPr>
            <w:rFonts w:hint="eastAsia" w:ascii="仿宋_GB2312" w:hAnsi="仿宋_GB2312" w:cs="仿宋_GB2312"/>
            <w:color w:val="000000"/>
            <w:spacing w:val="0"/>
            <w:kern w:val="0"/>
            <w:sz w:val="32"/>
            <w:szCs w:val="32"/>
            <w:lang w:val="en-US" w:eastAsia="zh-CN" w:bidi="ar"/>
          </w:rPr>
          <w:t>，</w:t>
        </w:r>
      </w:ins>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cs="仿宋_GB2312"/>
          <w:sz w:val="32"/>
          <w:szCs w:val="32"/>
          <w:lang w:val="en-US" w:eastAsia="zh-CN"/>
        </w:rPr>
      </w:pPr>
      <w:r>
        <w:rPr>
          <w:rFonts w:hint="eastAsia" w:ascii="仿宋_GB2312" w:hAnsi="仿宋_GB2312" w:cs="仿宋_GB2312"/>
          <w:color w:val="000000"/>
          <w:spacing w:val="0"/>
          <w:kern w:val="0"/>
          <w:sz w:val="32"/>
          <w:szCs w:val="32"/>
          <w:lang w:val="en-US" w:eastAsia="zh-CN" w:bidi="ar"/>
        </w:rPr>
        <w:t>（2）中央党的建设工作领</w:t>
      </w:r>
      <w:r>
        <w:rPr>
          <w:rFonts w:hint="eastAsia" w:ascii="仿宋_GB2312" w:hAnsi="仿宋_GB2312" w:cs="仿宋_GB2312"/>
          <w:sz w:val="32"/>
          <w:szCs w:val="32"/>
          <w:lang w:val="en-US" w:eastAsia="zh-CN"/>
        </w:rPr>
        <w:t>导小组会议、省委党的建设工作领导小组会议主要精神</w:t>
      </w:r>
      <w:del w:id="24" w:author="黄书锭" w:date="2025-03-24T11:27:31Z">
        <w:r>
          <w:rPr>
            <w:rFonts w:hint="eastAsia" w:ascii="仿宋_GB2312" w:hAnsi="仿宋_GB2312" w:cs="仿宋_GB2312"/>
            <w:sz w:val="32"/>
            <w:szCs w:val="32"/>
            <w:lang w:val="en-US" w:eastAsia="zh-CN"/>
          </w:rPr>
          <w:delText>，</w:delText>
        </w:r>
      </w:del>
      <w:ins w:id="25" w:author="黄书锭" w:date="2025-03-24T11:27:31Z">
        <w:r>
          <w:rPr>
            <w:rFonts w:hint="eastAsia" w:ascii="仿宋_GB2312" w:hAnsi="仿宋_GB2312" w:cs="仿宋_GB2312"/>
            <w:sz w:val="32"/>
            <w:szCs w:val="32"/>
            <w:lang w:val="en-US" w:eastAsia="zh-CN"/>
          </w:rPr>
          <w:t>，</w:t>
        </w:r>
      </w:ins>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（3）</w:t>
      </w:r>
      <w:del w:id="26" w:author="黄书锭" w:date="2025-03-24T11:35:09Z">
        <w:r>
          <w:rPr>
            <w:rFonts w:hint="eastAsia" w:ascii="仿宋_GB2312" w:hAnsi="仿宋_GB2312" w:cs="仿宋_GB2312"/>
            <w:sz w:val="32"/>
            <w:szCs w:val="32"/>
            <w:lang w:val="en-US" w:eastAsia="zh-CN"/>
          </w:rPr>
          <w:delText>我办</w:delText>
        </w:r>
      </w:del>
      <w:ins w:id="27" w:author="黄书锭" w:date="2025-03-24T11:35:09Z">
        <w:r>
          <w:rPr>
            <w:rFonts w:hint="eastAsia" w:ascii="仿宋_GB2312" w:hAnsi="仿宋_GB2312" w:cs="仿宋_GB2312"/>
            <w:sz w:val="32"/>
            <w:szCs w:val="32"/>
            <w:lang w:val="en-US" w:eastAsia="zh-CN"/>
          </w:rPr>
          <w:t>省委</w:t>
        </w:r>
      </w:ins>
      <w:ins w:id="28" w:author="黄书锭" w:date="2025-03-24T11:35:10Z">
        <w:r>
          <w:rPr>
            <w:rFonts w:hint="eastAsia" w:ascii="仿宋_GB2312" w:hAnsi="仿宋_GB2312" w:cs="仿宋_GB2312"/>
            <w:sz w:val="32"/>
            <w:szCs w:val="32"/>
            <w:lang w:val="en-US" w:eastAsia="zh-CN"/>
          </w:rPr>
          <w:t>网信办</w:t>
        </w:r>
      </w:ins>
      <w:r>
        <w:rPr>
          <w:rFonts w:hint="eastAsia" w:ascii="仿宋_GB2312" w:hAnsi="仿宋_GB2312" w:cs="仿宋_GB2312"/>
          <w:sz w:val="32"/>
          <w:szCs w:val="32"/>
          <w:lang w:val="en-US" w:eastAsia="zh-CN"/>
        </w:rPr>
        <w:t>贯彻落实措施；</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3.申月主任</w:t>
      </w:r>
      <w:del w:id="29" w:author="黄书锭" w:date="2025-03-24T11:26:19Z">
        <w:r>
          <w:rPr>
            <w:rFonts w:hint="eastAsia" w:ascii="仿宋_GB2312" w:hAnsi="仿宋_GB2312" w:cs="仿宋_GB2312"/>
            <w:sz w:val="32"/>
            <w:szCs w:val="32"/>
            <w:lang w:val="en-US" w:eastAsia="zh-CN"/>
          </w:rPr>
          <w:delText>作</w:delText>
        </w:r>
      </w:del>
      <w:r>
        <w:rPr>
          <w:rFonts w:hint="eastAsia" w:ascii="仿宋_GB2312" w:hAnsi="仿宋_GB2312" w:cs="仿宋_GB2312"/>
          <w:sz w:val="32"/>
          <w:szCs w:val="32"/>
          <w:lang w:val="en-US" w:eastAsia="zh-CN"/>
        </w:rPr>
        <w:t>讲话。</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default" w:ascii="仿宋_GB2312" w:eastAsia="仿宋_GB2312" w:cs="Times New Roman"/>
          <w:spacing w:val="0"/>
          <w:kern w:val="2"/>
          <w:sz w:val="32"/>
          <w:szCs w:val="32"/>
          <w:lang w:val="en-US" w:eastAsia="zh-CN" w:bidi="ar-SA"/>
        </w:rPr>
      </w:pPr>
      <w:r>
        <w:rPr>
          <w:rFonts w:hint="eastAsia" w:ascii="黑体" w:hAnsi="黑体" w:eastAsia="黑体" w:cs="黑体"/>
          <w:spacing w:val="0"/>
          <w:kern w:val="2"/>
          <w:sz w:val="32"/>
          <w:szCs w:val="32"/>
          <w:lang w:val="en-US" w:eastAsia="zh-CN" w:bidi="ar-SA"/>
        </w:rPr>
        <w:t>五、有关事项</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cs="Times New Roman"/>
          <w:spacing w:val="0"/>
          <w:kern w:val="2"/>
          <w:sz w:val="32"/>
          <w:szCs w:val="32"/>
          <w:lang w:val="en-US" w:eastAsia="zh-CN" w:bidi="ar-SA"/>
        </w:rPr>
      </w:pPr>
      <w:r>
        <w:rPr>
          <w:rFonts w:hint="default" w:ascii="仿宋_GB2312" w:eastAsia="仿宋_GB2312" w:cs="Times New Roman"/>
          <w:spacing w:val="0"/>
          <w:kern w:val="2"/>
          <w:sz w:val="32"/>
          <w:szCs w:val="32"/>
          <w:lang w:val="en-US" w:eastAsia="zh-CN" w:bidi="ar-SA"/>
        </w:rPr>
        <w:t>1.机关党委负责</w:t>
      </w:r>
      <w:r>
        <w:rPr>
          <w:rFonts w:hint="eastAsia" w:ascii="仿宋_GB2312" w:cs="Times New Roman"/>
          <w:spacing w:val="0"/>
          <w:kern w:val="2"/>
          <w:sz w:val="32"/>
          <w:szCs w:val="32"/>
          <w:lang w:val="en-US" w:eastAsia="zh-CN" w:bidi="ar-SA"/>
        </w:rPr>
        <w:t>起草主持词、</w:t>
      </w:r>
      <w:ins w:id="30" w:author="黄书锭" w:date="2025-03-24T11:31:06Z">
        <w:r>
          <w:rPr>
            <w:rFonts w:hint="eastAsia" w:ascii="仿宋_GB2312" w:cs="Times New Roman"/>
            <w:spacing w:val="0"/>
            <w:kern w:val="2"/>
            <w:sz w:val="32"/>
            <w:szCs w:val="32"/>
            <w:lang w:val="en-US" w:eastAsia="zh-CN" w:bidi="ar-SA"/>
          </w:rPr>
          <w:t>汇报</w:t>
        </w:r>
      </w:ins>
      <w:ins w:id="31" w:author="黄书锭" w:date="2025-03-24T11:31:07Z">
        <w:r>
          <w:rPr>
            <w:rFonts w:hint="eastAsia" w:ascii="仿宋_GB2312" w:cs="Times New Roman"/>
            <w:spacing w:val="0"/>
            <w:kern w:val="2"/>
            <w:sz w:val="32"/>
            <w:szCs w:val="32"/>
            <w:lang w:val="en-US" w:eastAsia="zh-CN" w:bidi="ar-SA"/>
          </w:rPr>
          <w:t>材料</w:t>
        </w:r>
      </w:ins>
      <w:ins w:id="32" w:author="黄书锭" w:date="2025-03-24T11:31:08Z">
        <w:r>
          <w:rPr>
            <w:rFonts w:hint="eastAsia" w:ascii="仿宋_GB2312" w:cs="Times New Roman"/>
            <w:spacing w:val="0"/>
            <w:kern w:val="2"/>
            <w:sz w:val="32"/>
            <w:szCs w:val="32"/>
            <w:lang w:val="en-US" w:eastAsia="zh-CN" w:bidi="ar-SA"/>
          </w:rPr>
          <w:t>、</w:t>
        </w:r>
      </w:ins>
      <w:r>
        <w:rPr>
          <w:rFonts w:hint="default" w:ascii="仿宋_GB2312" w:eastAsia="仿宋_GB2312" w:cs="Times New Roman"/>
          <w:spacing w:val="0"/>
          <w:kern w:val="2"/>
          <w:sz w:val="32"/>
          <w:szCs w:val="32"/>
          <w:lang w:val="en-US" w:eastAsia="zh-CN" w:bidi="ar-SA"/>
        </w:rPr>
        <w:t>讲话稿，做好会务工作</w:t>
      </w:r>
      <w:r>
        <w:rPr>
          <w:rFonts w:hint="eastAsia" w:ascii="仿宋_GB2312" w:cs="Times New Roman"/>
          <w:spacing w:val="0"/>
          <w:kern w:val="2"/>
          <w:sz w:val="32"/>
          <w:szCs w:val="32"/>
          <w:lang w:val="en-US" w:eastAsia="zh-CN" w:bidi="ar-SA"/>
        </w:rPr>
        <w:t>；</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default" w:ascii="仿宋_GB2312" w:eastAsia="仿宋_GB2312" w:cs="Times New Roman"/>
          <w:spacing w:val="0"/>
          <w:kern w:val="2"/>
          <w:sz w:val="32"/>
          <w:szCs w:val="32"/>
          <w:lang w:val="en-US" w:eastAsia="zh-CN" w:bidi="ar-SA"/>
        </w:rPr>
      </w:pPr>
      <w:r>
        <w:rPr>
          <w:rFonts w:hint="default" w:ascii="仿宋_GB2312" w:eastAsia="仿宋_GB2312" w:cs="Times New Roman"/>
          <w:spacing w:val="0"/>
          <w:kern w:val="2"/>
          <w:sz w:val="32"/>
          <w:szCs w:val="32"/>
          <w:lang w:val="en-US" w:eastAsia="zh-CN" w:bidi="ar-SA"/>
        </w:rPr>
        <w:t>2.传播处负责现场摄影、摄像。</w:t>
      </w:r>
    </w:p>
    <w:p>
      <w:pPr>
        <w:pStyle w:val="2"/>
        <w:rPr>
          <w:rFonts w:hint="default"/>
          <w:lang w:val="en-US" w:eastAsia="zh-CN"/>
        </w:rPr>
      </w:pPr>
    </w:p>
    <w:sectPr>
      <w:footerReference r:id="rId3" w:type="default"/>
      <w:pgSz w:w="11906" w:h="16838"/>
      <w:pgMar w:top="2098" w:right="1474" w:bottom="2098" w:left="1474" w:header="851" w:footer="992"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方正宋体S-超大字符集(SIP)"/>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宋体S-超大字符集(SIP)">
    <w:panose1 w:val="03000509000000000000"/>
    <w:charset w:val="86"/>
    <w:family w:val="auto"/>
    <w:pitch w:val="default"/>
    <w:sig w:usb0="00000003" w:usb1="0A0E08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FgAAAGRycy9QSwECFAAUAAAA&#10;CACHTuJAs0lY7tAAAAAFAQAADwAAAAAAAAABACAAAAA4AAAAZHJzL2Rvd25yZXYueG1sUEsBAhQA&#10;FAAAAAgAh07iQPXvojAdAgAAKQQAAA4AAAAAAAAAAQAgAAAANQEAAGRycy9lMm9Eb2MueG1sUEsF&#10;BgAAAAAGAAYAWQEAAMQFAAAAAA==&#10;">
              <v:fill on="f" focussize="0,0"/>
              <v:stroke on="f" weight="0.5pt"/>
              <v:imagedata o:title=""/>
              <o:lock v:ext="edit" aspectratio="f"/>
              <v:textbox inset="0mm,0mm,0mm,0mm" style="mso-fit-shape-to-text:t;">
                <w:txbxContent>
                  <w:p>
                    <w:pPr>
                      <w:pStyle w:val="3"/>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0EE8E7"/>
    <w:multiLevelType w:val="singleLevel"/>
    <w:tmpl w:val="8D0EE8E7"/>
    <w:lvl w:ilvl="0" w:tentative="0">
      <w:start w:val="3"/>
      <w:numFmt w:val="chineseCounting"/>
      <w:suff w:val="nothing"/>
      <w:lvlText w:val="%1、"/>
      <w:lvlJc w:val="left"/>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黄书锭">
    <w15:presenceInfo w15:providerId="None" w15:userId="黄书锭"/>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true"/>
  <w:bordersDoNotSurroundFooter w:val="true"/>
  <w:revisionView w:markup="0"/>
  <w:trackRevisions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CD1518"/>
    <w:rsid w:val="0B147AFB"/>
    <w:rsid w:val="10EF014E"/>
    <w:rsid w:val="11EF5E8F"/>
    <w:rsid w:val="1FAD08B7"/>
    <w:rsid w:val="2D420851"/>
    <w:rsid w:val="2FF54A3C"/>
    <w:rsid w:val="38CD1518"/>
    <w:rsid w:val="66F3351C"/>
    <w:rsid w:val="6BFAAFC4"/>
    <w:rsid w:val="7355881D"/>
    <w:rsid w:val="85F224B5"/>
    <w:rsid w:val="9E4EDDD7"/>
    <w:rsid w:val="ABB3A824"/>
    <w:rsid w:val="AE4AFF1B"/>
    <w:rsid w:val="B7BE6703"/>
    <w:rsid w:val="CFFF09A3"/>
    <w:rsid w:val="DEF74F3C"/>
    <w:rsid w:val="E97E0722"/>
    <w:rsid w:val="FDFF79AD"/>
    <w:rsid w:val="FF3FA2FF"/>
    <w:rsid w:val="FFE9B5B7"/>
    <w:rsid w:val="FFEFC226"/>
    <w:rsid w:val="FFFD5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仿宋_GB2312" w:cs="仿宋_GB2312" w:asciiTheme="minorHAnsi" w:hAnsiTheme="minorHAnsi"/>
      <w:kern w:val="0"/>
      <w:sz w:val="32"/>
      <w:szCs w:val="32"/>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alloon Text"/>
    <w:basedOn w:val="1"/>
    <w:semiHidden/>
    <w:qFormat/>
    <w:uiPriority w:val="0"/>
    <w:rPr>
      <w:sz w:val="18"/>
      <w:szCs w:val="18"/>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407</Words>
  <Characters>423</Characters>
  <Lines>0</Lines>
  <Paragraphs>0</Paragraphs>
  <TotalTime>0</TotalTime>
  <ScaleCrop>false</ScaleCrop>
  <LinksUpToDate>false</LinksUpToDate>
  <CharactersWithSpaces>423</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2025-03-20T10:02:00Z</dcterms:created>
  <dc:creator>1512</dc:creator>
  <cp:lastModifiedBy>黄书锭</cp:lastModifiedBy>
  <cp:lastPrinted>2025-03-25T02:51:00Z</cp:lastPrinted>
  <dcterms:modified xsi:type="dcterms:W3CDTF">2025-03-24T11:36:14Z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y fmtid="{D5CDD505-2E9C-101B-9397-08002B2CF9AE}" pid="3" name="ICV">
    <vt:lpwstr>8F8328B89A1A4ECE8B9FC42BA6E40E66_11</vt:lpwstr>
  </property>
  <property fmtid="{D5CDD505-2E9C-101B-9397-08002B2CF9AE}" pid="4" name="KSOTemplateDocerSaveRecord">
    <vt:lpwstr>eyJoZGlkIjoiODI5YjRkNDUxYmMxMTJkN2ZlZDg0MGZlN2NmZDNiZDIiLCJ1c2VySWQiOiIzMDY0MzMyMjMifQ==</vt:lpwstr>
  </property>
</Properties>
</file>