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  <w:lang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  <w:lang w:eastAsia="zh-CN"/>
        </w:rPr>
        <w:t>省委网信办关于开展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</w:rPr>
        <w:t>202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  <w:lang w:val="en-US" w:eastAsia="zh-CN"/>
        </w:rPr>
        <w:t>4网上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</w:rPr>
        <w:t>清明祭英烈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left="0" w:right="0"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lang w:eastAsia="zh-CN"/>
        </w:rPr>
      </w:pPr>
      <w:ins w:id="0" w:author="黄书锭" w:date="2024-03-29T08:26:28Z">
        <w:r>
          <w:rPr>
            <w:rFonts w:hint="eastAsia" w:ascii="方正小标宋简体" w:hAnsi="方正小标宋简体" w:eastAsia="方正小标宋简体" w:cs="方正小标宋简体"/>
            <w:b w:val="0"/>
            <w:bCs w:val="0"/>
            <w:i w:val="0"/>
            <w:iCs w:val="0"/>
            <w:caps w:val="0"/>
            <w:color w:val="222222"/>
            <w:spacing w:val="7"/>
            <w:sz w:val="44"/>
            <w:szCs w:val="44"/>
            <w:shd w:val="clear" w:fill="FFFFFF"/>
            <w:lang w:eastAsia="zh-CN"/>
          </w:rPr>
          <w:t>的</w:t>
        </w:r>
      </w:ins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</w:rPr>
        <w:t>活动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222222"/>
          <w:spacing w:val="7"/>
          <w:sz w:val="44"/>
          <w:szCs w:val="44"/>
          <w:shd w:val="clear" w:fill="FFFFFF"/>
          <w:lang w:eastAsia="zh-CN"/>
        </w:rPr>
        <w:t>方案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88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  <w:t>清明节即将来临，为用好福建省独特的红色资源，深入开展社会主义核心价值观宣传教育和爱国主义教育，倡导文明祭祀，培育文明新风，省委网信办拟于近期开展2024网上清明祭英烈活动，进一步传承弘扬英烈精神，赓续红色血脉。具体方案如下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88" w:firstLineChars="200"/>
        <w:jc w:val="both"/>
        <w:textAlignment w:val="auto"/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  <w:t>活动时间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  <w:t>4月1日至4月7日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88" w:firstLineChars="200"/>
        <w:jc w:val="both"/>
        <w:textAlignment w:val="auto"/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  <w:t>参加人员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仿宋_GB2312" w:hAnsi="仿宋_GB2312" w:eastAsia="仿宋_GB2312" w:cs="仿宋_GB2312"/>
          <w:i w:val="0"/>
          <w:iCs w:val="0"/>
          <w:caps w:val="0"/>
          <w:color w:val="000000"/>
          <w:spacing w:val="7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7"/>
          <w:sz w:val="32"/>
          <w:szCs w:val="32"/>
          <w:shd w:val="clear" w:fill="FFFFFF"/>
          <w:lang w:val="en-US" w:eastAsia="zh-CN"/>
        </w:rPr>
        <w:t xml:space="preserve">   各党支部党员志愿者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88" w:firstLineChars="200"/>
        <w:jc w:val="both"/>
        <w:textAlignment w:val="auto"/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pacing w:val="12"/>
          <w:kern w:val="0"/>
          <w:sz w:val="32"/>
          <w:szCs w:val="32"/>
          <w:lang w:val="en-US" w:eastAsia="zh-CN" w:bidi="ar"/>
        </w:rPr>
        <w:t>参与方式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eastAsia="仿宋_GB2312" w:hAnsiTheme="minorEastAsia"/>
          <w:sz w:val="32"/>
          <w:szCs w:val="32"/>
          <w:lang w:val="en-US" w:eastAsia="zh-CN"/>
        </w:rPr>
      </w:pPr>
      <w:r>
        <w:rPr>
          <w:rFonts w:hint="eastAsia" w:ascii="仿宋_GB2312" w:eastAsia="仿宋_GB2312" w:hAnsiTheme="minorEastAsia"/>
          <w:sz w:val="32"/>
          <w:szCs w:val="32"/>
          <w:lang w:val="en-US" w:eastAsia="zh-CN"/>
        </w:rPr>
        <w:t>1．打开福建文明风首页http://wmf.fjsen.com/，点击《2024清明祭英烈》活动专题。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eastAsia="仿宋_GB2312" w:hAnsiTheme="minorEastAsia"/>
          <w:sz w:val="32"/>
          <w:szCs w:val="32"/>
          <w:lang w:val="en-US" w:eastAsia="zh-CN"/>
        </w:rPr>
      </w:pPr>
      <w:r>
        <w:rPr>
          <w:rFonts w:hint="eastAsia" w:ascii="仿宋_GB2312" w:eastAsia="仿宋_GB2312" w:hAnsiTheme="minorEastAsia"/>
          <w:sz w:val="32"/>
          <w:szCs w:val="32"/>
          <w:lang w:val="en-US" w:eastAsia="zh-CN"/>
        </w:rPr>
        <w:t>2.关注“文明福建”微信公众号，点击《福建“2024清明祭英烈”活动》推文，进入活动专题页面。或关注“文明福建”微信公众号，点击下方“互动”栏目，选择进入“清明祭英烈”活动专题页面。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仿宋_GB2312" w:eastAsia="仿宋_GB2312" w:hAnsiTheme="minorEastAsia"/>
          <w:sz w:val="32"/>
          <w:szCs w:val="32"/>
          <w:lang w:val="en-US" w:eastAsia="zh-CN"/>
        </w:rPr>
      </w:pPr>
      <w:r>
        <w:rPr>
          <w:rFonts w:hint="eastAsia" w:ascii="仿宋_GB2312" w:eastAsia="仿宋_GB2312" w:hAnsiTheme="minorEastAsia"/>
          <w:sz w:val="32"/>
          <w:szCs w:val="32"/>
          <w:lang w:val="en-US" w:eastAsia="zh-CN"/>
        </w:rPr>
        <w:t>3.扫描下方二维码即可参与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center"/>
        <w:textAlignment w:val="auto"/>
        <w:rPr>
          <w:rFonts w:hint="eastAsia" w:ascii="仿宋_GB2312" w:eastAsia="仿宋_GB2312" w:hAnsiTheme="minorEastAsia"/>
          <w:sz w:val="32"/>
          <w:szCs w:val="32"/>
          <w:lang w:val="en-US" w:eastAsia="zh-CN"/>
        </w:rPr>
      </w:pPr>
      <w:r>
        <w:rPr>
          <w:rFonts w:hint="eastAsia" w:ascii="仿宋_GB2312" w:eastAsia="仿宋_GB2312" w:hAnsiTheme="minorEastAsia"/>
          <w:sz w:val="32"/>
          <w:szCs w:val="32"/>
          <w:lang w:val="en-US" w:eastAsia="zh-CN"/>
        </w:rPr>
        <w:drawing>
          <wp:inline distT="0" distB="0" distL="114300" distR="114300">
            <wp:extent cx="3048000" cy="3048000"/>
            <wp:effectExtent l="0" t="0" r="0" b="0"/>
            <wp:docPr id="1" name="图片 1" descr="微信图片_2024032811462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403281146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四、相关要求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eastAsia="仿宋_GB2312" w:hAnsiTheme="minorEastAsia"/>
          <w:sz w:val="32"/>
          <w:szCs w:val="32"/>
          <w:lang w:val="en-US" w:eastAsia="zh-CN"/>
        </w:rPr>
      </w:pPr>
      <w:r>
        <w:rPr>
          <w:rFonts w:hint="eastAsia" w:ascii="仿宋_GB2312" w:eastAsia="仿宋_GB2312" w:hAnsiTheme="minorEastAsia"/>
          <w:sz w:val="32"/>
          <w:szCs w:val="32"/>
          <w:lang w:val="en-US" w:eastAsia="zh-CN"/>
        </w:rPr>
        <w:t>1.留言前需至少选取10个英烈事迹完成阅读后，进入献花敬礼环节</w:t>
      </w:r>
      <w:ins w:id="1" w:author="黄书锭" w:date="2024-03-29T08:27:11Z">
        <w:r>
          <w:rPr>
            <w:rFonts w:hint="eastAsia" w:ascii="仿宋_GB2312" w:eastAsia="仿宋_GB2312" w:hAnsiTheme="minorEastAsia"/>
            <w:sz w:val="32"/>
            <w:szCs w:val="32"/>
            <w:lang w:val="en-US" w:eastAsia="zh-CN"/>
          </w:rPr>
          <w:t>。</w:t>
        </w:r>
      </w:ins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eastAsia="仿宋_GB2312" w:hAnsiTheme="minorEastAsia"/>
          <w:sz w:val="32"/>
          <w:szCs w:val="32"/>
          <w:lang w:val="en-US" w:eastAsia="zh-CN"/>
        </w:rPr>
      </w:pPr>
      <w:r>
        <w:rPr>
          <w:rFonts w:hint="eastAsia" w:ascii="仿宋_GB2312" w:eastAsia="仿宋_GB2312" w:hAnsiTheme="minorEastAsia"/>
          <w:sz w:val="32"/>
          <w:szCs w:val="32"/>
          <w:lang w:val="en-US" w:eastAsia="zh-CN"/>
        </w:rPr>
        <w:t>2.选择地区“福州”→点击“鞠躬”或“献花→滑动页面进入留言界面→填写姓名等信息，发表追思留言，点击提交留言完成网上祭奠。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eastAsia="仿宋_GB2312" w:hAnsiTheme="minorEastAsia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88" w:firstLineChars="200"/>
        <w:jc w:val="both"/>
        <w:textAlignment w:val="auto"/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88" w:firstLineChars="200"/>
        <w:jc w:val="center"/>
        <w:textAlignment w:val="auto"/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  <w:t xml:space="preserve">                  </w:t>
      </w:r>
      <w:del w:id="2" w:author="黄书锭" w:date="2024-03-29T08:27:29Z">
        <w:bookmarkStart w:id="0" w:name="_GoBack"/>
        <w:bookmarkEnd w:id="0"/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 xml:space="preserve"> </w:delText>
        </w:r>
      </w:del>
      <w:del w:id="3" w:author="黄书锭" w:date="2024-03-29T08:27:28Z"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 xml:space="preserve">     </w:delText>
        </w:r>
      </w:del>
      <w:del w:id="4" w:author="黄书锭" w:date="2024-03-29T08:27:27Z"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 xml:space="preserve">    </w:delText>
        </w:r>
      </w:del>
      <w:r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  <w:t>省委网信办机关党委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88" w:firstLineChars="200"/>
        <w:jc w:val="center"/>
        <w:textAlignment w:val="auto"/>
        <w:rPr>
          <w:rFonts w:hint="default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  <w:t xml:space="preserve">                  </w:t>
      </w:r>
      <w:del w:id="5" w:author="黄书锭" w:date="2024-03-29T08:27:25Z"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 xml:space="preserve"> </w:delText>
        </w:r>
      </w:del>
      <w:del w:id="6" w:author="黄书锭" w:date="2024-03-29T08:27:24Z"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 xml:space="preserve">   </w:delText>
        </w:r>
      </w:del>
      <w:del w:id="7" w:author="黄书锭" w:date="2024-03-29T08:27:23Z"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 xml:space="preserve">     </w:delText>
        </w:r>
      </w:del>
      <w:del w:id="8" w:author="黄书锭" w:date="2024-03-29T08:27:22Z"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 xml:space="preserve">  </w:delText>
        </w:r>
      </w:del>
      <w:r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  <w:t>2024年3月</w:t>
      </w:r>
      <w:del w:id="9" w:author="黄书锭" w:date="2024-03-29T08:27:20Z">
        <w:r>
          <w:rPr>
            <w:rFonts w:hint="default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delText>28</w:delText>
        </w:r>
      </w:del>
      <w:ins w:id="10" w:author="黄书锭" w:date="2024-03-29T08:27:20Z">
        <w:r>
          <w:rPr>
            <w:rFonts w:hint="eastAsia" w:ascii="仿宋_GB2312" w:hAnsi="仿宋_GB2312" w:eastAsia="仿宋_GB2312" w:cs="仿宋_GB2312"/>
            <w:color w:val="000000"/>
            <w:spacing w:val="12"/>
            <w:kern w:val="0"/>
            <w:sz w:val="32"/>
            <w:szCs w:val="32"/>
            <w:lang w:val="en-US" w:eastAsia="zh-CN" w:bidi="ar"/>
          </w:rPr>
          <w:t xml:space="preserve">  </w:t>
        </w:r>
      </w:ins>
      <w:r>
        <w:rPr>
          <w:rFonts w:hint="eastAsia" w:ascii="仿宋_GB2312" w:hAnsi="仿宋_GB2312" w:eastAsia="仿宋_GB2312" w:cs="仿宋_GB2312"/>
          <w:color w:val="000000"/>
          <w:spacing w:val="12"/>
          <w:kern w:val="0"/>
          <w:sz w:val="32"/>
          <w:szCs w:val="32"/>
          <w:lang w:val="en-US" w:eastAsia="zh-CN" w:bidi="ar"/>
        </w:rPr>
        <w:t>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sectPr>
      <w:pgSz w:w="11906" w:h="16838"/>
      <w:pgMar w:top="2098" w:right="1474" w:bottom="2098" w:left="147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653B1B"/>
    <w:multiLevelType w:val="singleLevel"/>
    <w:tmpl w:val="7C653B1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YjRkNDUxYmMxMTJkN2ZlZDg0MGZlN2NmZDNiZDIifQ=="/>
  </w:docVars>
  <w:rsids>
    <w:rsidRoot w:val="43D37A8B"/>
    <w:rsid w:val="0B147AFB"/>
    <w:rsid w:val="1BA62EAA"/>
    <w:rsid w:val="1FAD08B7"/>
    <w:rsid w:val="23DF164F"/>
    <w:rsid w:val="25C81489"/>
    <w:rsid w:val="2B967B5D"/>
    <w:rsid w:val="3B930264"/>
    <w:rsid w:val="43D37A8B"/>
    <w:rsid w:val="51CB0999"/>
    <w:rsid w:val="676C1E7F"/>
    <w:rsid w:val="7FB9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2024-03-25T08:54:00Z</dcterms:created>
  <dc:creator>1512</dc:creator>
  <cp:lastModifiedBy>黄书锭</cp:lastModifiedBy>
  <cp:lastPrinted>2024-03-25T15:07:00Z</cp:lastPrinted>
  <dcterms:modified xsi:type="dcterms:W3CDTF">2024-03-29T08:27:32Z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40F90475773040C093A1891E2D9CBAD9_13</vt:lpwstr>
  </property>
</Properties>
</file>