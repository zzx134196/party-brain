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del w:id="0" w:author="余华" w:date="2023-06-20T16:11:21Z"/>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rPr>
        <w:t>省委网信办</w:t>
      </w:r>
      <w:ins w:id="1" w:author="余华" w:date="2023-06-20T16:11:15Z">
        <w:r>
          <w:rPr>
            <w:rFonts w:hint="eastAsia" w:ascii="方正小标宋简体" w:hAnsi="方正小标宋简体" w:eastAsia="方正小标宋简体" w:cs="方正小标宋简体"/>
            <w:sz w:val="44"/>
            <w:szCs w:val="44"/>
          </w:rPr>
          <w:t>室务会议理论学习中心组学习会</w:t>
        </w:r>
      </w:ins>
      <w:del w:id="2" w:author="余华" w:date="2023-06-20T16:11:21Z">
        <w:r>
          <w:rPr>
            <w:rFonts w:hint="eastAsia" w:ascii="方正小标宋简体" w:hAnsi="方正小标宋简体" w:eastAsia="方正小标宋简体" w:cs="方正小标宋简体"/>
            <w:sz w:val="44"/>
            <w:szCs w:val="44"/>
            <w:lang w:eastAsia="zh-CN"/>
          </w:rPr>
          <w:delText>主题教育工作推进会</w:delText>
        </w:r>
      </w:del>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ins w:id="3" w:author="余华" w:date="2023-06-20T16:11:25Z"/>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暨</w:t>
      </w:r>
      <w:ins w:id="4" w:author="余华" w:date="2023-06-20T16:11:21Z">
        <w:r>
          <w:rPr>
            <w:rFonts w:hint="eastAsia" w:ascii="方正小标宋简体" w:hAnsi="方正小标宋简体" w:eastAsia="方正小标宋简体" w:cs="方正小标宋简体"/>
            <w:sz w:val="44"/>
            <w:szCs w:val="44"/>
            <w:lang w:eastAsia="zh-CN"/>
          </w:rPr>
          <w:t>主题教育工作推进会</w:t>
        </w:r>
      </w:ins>
      <w:ins w:id="5" w:author="余华" w:date="2023-06-20T16:11:25Z">
        <w:r>
          <w:rPr>
            <w:rFonts w:hint="eastAsia" w:ascii="方正小标宋简体" w:hAnsi="方正小标宋简体" w:eastAsia="方正小标宋简体" w:cs="方正小标宋简体"/>
            <w:sz w:val="44"/>
            <w:szCs w:val="44"/>
          </w:rPr>
          <w:t>方案</w:t>
        </w:r>
      </w:ins>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ins w:id="6" w:author="余华" w:date="2023-06-20T16:11:21Z"/>
          <w:rFonts w:hint="eastAsia" w:ascii="方正小标宋简体" w:hAnsi="方正小标宋简体" w:eastAsia="方正小标宋简体" w:cs="方正小标宋简体"/>
          <w:sz w:val="44"/>
          <w:szCs w:val="44"/>
          <w:lang w:eastAsia="zh-CN"/>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del w:id="7" w:author="余华" w:date="2023-06-20T16:11:25Z"/>
          <w:rFonts w:hint="eastAsia" w:ascii="方正小标宋简体" w:hAnsi="方正小标宋简体" w:eastAsia="方正小标宋简体" w:cs="方正小标宋简体"/>
          <w:sz w:val="44"/>
          <w:szCs w:val="44"/>
        </w:rPr>
      </w:pPr>
      <w:del w:id="8" w:author="余华" w:date="2023-06-20T16:11:25Z">
        <w:r>
          <w:rPr>
            <w:rFonts w:hint="eastAsia" w:ascii="方正小标宋简体" w:hAnsi="方正小标宋简体" w:eastAsia="方正小标宋简体" w:cs="方正小标宋简体"/>
            <w:sz w:val="44"/>
            <w:szCs w:val="44"/>
          </w:rPr>
          <w:delText>室务会议理论学习中心组学习会方案</w:delText>
        </w:r>
      </w:del>
    </w:p>
    <w:p>
      <w:pPr>
        <w:jc w:val="center"/>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（送审稿）</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lang w:eastAsia="zh-CN"/>
        </w:rPr>
      </w:pPr>
      <w:r>
        <w:rPr>
          <w:rFonts w:hint="eastAsia" w:ascii="仿宋_GB2312" w:hAnsi="仿宋_GB2312" w:eastAsia="仿宋_GB2312" w:cs="仿宋_GB2312"/>
          <w:sz w:val="36"/>
          <w:szCs w:val="36"/>
          <w:lang w:eastAsia="zh-CN"/>
        </w:rPr>
        <w:t>为深入学习贯彻习近平总书记关于主题教育的系列重要讲话和指示批示精神，贯彻落实省委主题教育工作推进会会议精神，推动我办主题教育扎实开展，拟于近期召开</w:t>
      </w:r>
      <w:ins w:id="9" w:author="余华" w:date="2023-06-20T16:11:51Z">
        <w:r>
          <w:rPr>
            <w:rFonts w:hint="eastAsia" w:ascii="仿宋_GB2312" w:hAnsi="仿宋_GB2312" w:eastAsia="仿宋_GB2312" w:cs="仿宋_GB2312"/>
            <w:sz w:val="36"/>
            <w:szCs w:val="36"/>
            <w:lang w:eastAsia="zh-CN"/>
          </w:rPr>
          <w:t>省委网信办室务会议理论学习中心组学习会暨主题教育工作推进会</w:t>
        </w:r>
      </w:ins>
      <w:del w:id="10" w:author="余华" w:date="2023-06-20T16:11:51Z">
        <w:r>
          <w:rPr>
            <w:rFonts w:hint="eastAsia" w:ascii="仿宋_GB2312" w:hAnsi="仿宋_GB2312" w:eastAsia="仿宋_GB2312" w:cs="仿宋_GB2312"/>
            <w:sz w:val="36"/>
            <w:szCs w:val="36"/>
            <w:lang w:eastAsia="zh-CN"/>
          </w:rPr>
          <w:delText>省委网信办主题教育工作推进会暨室务会议理论学习中心组学习会</w:delText>
        </w:r>
      </w:del>
      <w:r>
        <w:rPr>
          <w:rFonts w:hint="eastAsia" w:ascii="仿宋_GB2312" w:hAnsi="仿宋_GB2312" w:eastAsia="仿宋_GB2312" w:cs="仿宋_GB2312"/>
          <w:sz w:val="36"/>
          <w:szCs w:val="36"/>
          <w:lang w:eastAsia="zh-CN"/>
        </w:rPr>
        <w:t>。现将有关事项通知如下：</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一、会议时间</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default" w:ascii="仿宋_GB2312" w:hAnsi="仿宋_GB2312" w:eastAsia="仿宋_GB2312" w:cs="仿宋_GB2312"/>
          <w:sz w:val="36"/>
          <w:szCs w:val="36"/>
          <w:lang w:val="en-US" w:eastAsia="zh-CN"/>
        </w:rPr>
      </w:pPr>
      <w:r>
        <w:rPr>
          <w:rFonts w:hint="eastAsia" w:ascii="仿宋_GB2312" w:hAnsi="仿宋_GB2312" w:eastAsia="仿宋_GB2312" w:cs="仿宋_GB2312"/>
          <w:sz w:val="36"/>
          <w:szCs w:val="36"/>
          <w:lang w:val="en-US" w:eastAsia="zh-CN"/>
        </w:rPr>
        <w:t>2023年6月2</w:t>
      </w:r>
      <w:ins w:id="11" w:author="余华" w:date="2023-06-21T13:29:28Z">
        <w:r>
          <w:rPr>
            <w:rFonts w:hint="default" w:ascii="仿宋_GB2312" w:hAnsi="仿宋_GB2312" w:eastAsia="仿宋_GB2312" w:cs="仿宋_GB2312"/>
            <w:sz w:val="36"/>
            <w:szCs w:val="36"/>
            <w:lang w:val="en-US" w:eastAsia="zh-CN"/>
          </w:rPr>
          <w:t>5</w:t>
        </w:r>
      </w:ins>
      <w:del w:id="12" w:author="余华" w:date="2023-06-21T13:29:27Z">
        <w:r>
          <w:rPr>
            <w:rFonts w:hint="eastAsia" w:ascii="仿宋_GB2312" w:hAnsi="仿宋_GB2312" w:eastAsia="仿宋_GB2312" w:cs="仿宋_GB2312"/>
            <w:sz w:val="36"/>
            <w:szCs w:val="36"/>
            <w:lang w:val="en-US" w:eastAsia="zh-CN"/>
          </w:rPr>
          <w:delText>1</w:delText>
        </w:r>
      </w:del>
      <w:r>
        <w:rPr>
          <w:rFonts w:hint="eastAsia" w:ascii="仿宋_GB2312" w:hAnsi="仿宋_GB2312" w:eastAsia="仿宋_GB2312" w:cs="仿宋_GB2312"/>
          <w:sz w:val="36"/>
          <w:szCs w:val="36"/>
          <w:lang w:val="en-US" w:eastAsia="zh-CN"/>
        </w:rPr>
        <w:t>日（星期</w:t>
      </w:r>
      <w:del w:id="13" w:author="余华" w:date="2023-06-21T13:30:31Z">
        <w:r>
          <w:rPr>
            <w:rFonts w:hint="eastAsia" w:ascii="仿宋_GB2312" w:hAnsi="仿宋_GB2312" w:eastAsia="仿宋_GB2312" w:cs="仿宋_GB2312"/>
            <w:sz w:val="36"/>
            <w:szCs w:val="36"/>
            <w:lang w:val="en-US" w:eastAsia="zh-CN"/>
          </w:rPr>
          <w:delText>三</w:delText>
        </w:r>
      </w:del>
      <w:ins w:id="14" w:author="余华" w:date="2023-06-21T13:30:31Z">
        <w:r>
          <w:rPr>
            <w:rFonts w:hint="eastAsia" w:ascii="仿宋_GB2312" w:hAnsi="仿宋_GB2312" w:eastAsia="仿宋_GB2312" w:cs="仿宋_GB2312"/>
            <w:sz w:val="36"/>
            <w:szCs w:val="36"/>
            <w:lang w:val="en-US" w:eastAsia="zh-CN"/>
          </w:rPr>
          <w:t>日</w:t>
        </w:r>
      </w:ins>
      <w:r>
        <w:rPr>
          <w:rFonts w:hint="eastAsia" w:ascii="仿宋_GB2312" w:hAnsi="仿宋_GB2312" w:eastAsia="仿宋_GB2312" w:cs="仿宋_GB2312"/>
          <w:sz w:val="36"/>
          <w:szCs w:val="36"/>
          <w:lang w:val="en-US" w:eastAsia="zh-CN"/>
        </w:rPr>
        <w:t>）上午</w:t>
      </w:r>
      <w:del w:id="15" w:author="余华" w:date="2023-06-21T13:29:32Z">
        <w:r>
          <w:rPr>
            <w:rFonts w:hint="default" w:ascii="仿宋_GB2312" w:hAnsi="仿宋_GB2312" w:eastAsia="仿宋_GB2312" w:cs="仿宋_GB2312"/>
            <w:sz w:val="36"/>
            <w:szCs w:val="36"/>
            <w:lang w:val="en-US" w:eastAsia="zh-CN"/>
          </w:rPr>
          <w:delText>10:</w:delText>
        </w:r>
      </w:del>
      <w:ins w:id="16" w:author="余华" w:date="2023-06-21T13:29:32Z">
        <w:r>
          <w:rPr>
            <w:rFonts w:hint="default" w:ascii="仿宋_GB2312" w:hAnsi="仿宋_GB2312" w:eastAsia="仿宋_GB2312" w:cs="仿宋_GB2312"/>
            <w:sz w:val="36"/>
            <w:szCs w:val="36"/>
            <w:lang w:val="en-US" w:eastAsia="zh-CN"/>
          </w:rPr>
          <w:t>9</w:t>
        </w:r>
      </w:ins>
      <w:ins w:id="17" w:author="余华" w:date="2023-06-21T13:29:34Z">
        <w:r>
          <w:rPr>
            <w:rFonts w:hint="default" w:ascii="仿宋_GB2312" w:hAnsi="仿宋_GB2312" w:eastAsia="仿宋_GB2312" w:cs="仿宋_GB2312"/>
            <w:sz w:val="36"/>
            <w:szCs w:val="36"/>
            <w:lang w:val="en-US" w:eastAsia="zh-CN"/>
          </w:rPr>
          <w:t>:</w:t>
        </w:r>
      </w:ins>
      <w:ins w:id="18" w:author="余华" w:date="2023-06-21T13:29:39Z">
        <w:r>
          <w:rPr>
            <w:rFonts w:hint="default" w:ascii="仿宋_GB2312" w:hAnsi="仿宋_GB2312" w:eastAsia="仿宋_GB2312" w:cs="仿宋_GB2312"/>
            <w:sz w:val="36"/>
            <w:szCs w:val="36"/>
            <w:lang w:val="en-US" w:eastAsia="zh-CN"/>
          </w:rPr>
          <w:t>3</w:t>
        </w:r>
      </w:ins>
      <w:del w:id="19" w:author="余华" w:date="2023-06-21T13:29:39Z">
        <w:r>
          <w:rPr>
            <w:rFonts w:hint="eastAsia" w:ascii="仿宋_GB2312" w:hAnsi="仿宋_GB2312" w:eastAsia="仿宋_GB2312" w:cs="仿宋_GB2312"/>
            <w:sz w:val="36"/>
            <w:szCs w:val="36"/>
            <w:lang w:val="en-US" w:eastAsia="zh-CN"/>
          </w:rPr>
          <w:delText>0</w:delText>
        </w:r>
      </w:del>
      <w:r>
        <w:rPr>
          <w:rFonts w:hint="eastAsia" w:ascii="仿宋_GB2312" w:hAnsi="仿宋_GB2312" w:eastAsia="仿宋_GB2312" w:cs="仿宋_GB2312"/>
          <w:sz w:val="36"/>
          <w:szCs w:val="36"/>
          <w:lang w:val="en-US" w:eastAsia="zh-CN"/>
        </w:rPr>
        <w:t>0</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lang w:val="en-US" w:eastAsia="zh-CN"/>
        </w:rPr>
      </w:pPr>
      <w:r>
        <w:rPr>
          <w:rFonts w:hint="eastAsia" w:ascii="黑体" w:hAnsi="黑体" w:eastAsia="黑体" w:cs="黑体"/>
          <w:sz w:val="36"/>
          <w:szCs w:val="36"/>
          <w:lang w:val="en-US" w:eastAsia="zh-CN"/>
        </w:rPr>
        <w:t>二、会议地点</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lang w:val="en-US" w:eastAsia="zh-CN"/>
        </w:rPr>
      </w:pPr>
      <w:r>
        <w:rPr>
          <w:rFonts w:hint="eastAsia" w:ascii="仿宋_GB2312" w:hAnsi="仿宋_GB2312" w:eastAsia="仿宋_GB2312" w:cs="仿宋_GB2312"/>
          <w:sz w:val="36"/>
          <w:szCs w:val="36"/>
          <w:lang w:val="en-US" w:eastAsia="zh-CN"/>
        </w:rPr>
        <w:t>办</w:t>
      </w:r>
      <w:del w:id="20" w:author="余华" w:date="2023-06-21T13:30:11Z">
        <w:r>
          <w:rPr>
            <w:rFonts w:hint="eastAsia" w:ascii="仿宋_GB2312" w:hAnsi="仿宋_GB2312" w:eastAsia="仿宋_GB2312" w:cs="仿宋_GB2312"/>
            <w:sz w:val="36"/>
            <w:szCs w:val="36"/>
            <w:lang w:val="en-US" w:eastAsia="zh-CN"/>
          </w:rPr>
          <w:delText>大楼</w:delText>
        </w:r>
      </w:del>
      <w:ins w:id="21" w:author="余华" w:date="2023-06-21T13:30:11Z">
        <w:r>
          <w:rPr>
            <w:rFonts w:hint="eastAsia" w:ascii="仿宋_GB2312" w:hAnsi="仿宋_GB2312" w:eastAsia="仿宋_GB2312" w:cs="仿宋_GB2312"/>
            <w:sz w:val="36"/>
            <w:szCs w:val="36"/>
            <w:lang w:val="en-US" w:eastAsia="zh-CN"/>
          </w:rPr>
          <w:t>机关</w:t>
        </w:r>
      </w:ins>
      <w:r>
        <w:rPr>
          <w:rFonts w:hint="eastAsia" w:ascii="仿宋_GB2312" w:hAnsi="仿宋_GB2312" w:eastAsia="仿宋_GB2312" w:cs="仿宋_GB2312"/>
          <w:sz w:val="36"/>
          <w:szCs w:val="36"/>
          <w:lang w:val="en-US" w:eastAsia="zh-CN"/>
        </w:rPr>
        <w:t>1</w:t>
      </w:r>
      <w:del w:id="22" w:author="余华" w:date="2023-06-21T13:29:53Z">
        <w:r>
          <w:rPr>
            <w:rFonts w:hint="default" w:ascii="仿宋_GB2312" w:hAnsi="仿宋_GB2312" w:eastAsia="仿宋_GB2312" w:cs="仿宋_GB2312"/>
            <w:sz w:val="36"/>
            <w:szCs w:val="36"/>
            <w:lang w:val="en-US" w:eastAsia="zh-CN"/>
          </w:rPr>
          <w:delText>504</w:delText>
        </w:r>
      </w:del>
      <w:ins w:id="23" w:author="余华" w:date="2023-06-21T13:29:53Z">
        <w:r>
          <w:rPr>
            <w:rFonts w:hint="default" w:ascii="仿宋_GB2312" w:hAnsi="仿宋_GB2312" w:eastAsia="仿宋_GB2312" w:cs="仿宋_GB2312"/>
            <w:sz w:val="36"/>
            <w:szCs w:val="36"/>
            <w:lang w:val="en-US" w:eastAsia="zh-CN"/>
          </w:rPr>
          <w:t>6</w:t>
        </w:r>
      </w:ins>
      <w:ins w:id="24" w:author="余华" w:date="2023-06-21T13:30:07Z">
        <w:r>
          <w:rPr>
            <w:rFonts w:hint="eastAsia" w:ascii="仿宋_GB2312" w:hAnsi="仿宋_GB2312" w:eastAsia="仿宋_GB2312" w:cs="仿宋_GB2312"/>
            <w:sz w:val="36"/>
            <w:szCs w:val="36"/>
            <w:lang w:val="en-US" w:eastAsia="zh-CN"/>
          </w:rPr>
          <w:t>楼</w:t>
        </w:r>
      </w:ins>
      <w:r>
        <w:rPr>
          <w:rFonts w:hint="eastAsia" w:ascii="仿宋_GB2312" w:hAnsi="仿宋_GB2312" w:eastAsia="仿宋_GB2312" w:cs="仿宋_GB2312"/>
          <w:sz w:val="36"/>
          <w:szCs w:val="36"/>
          <w:lang w:val="en-US" w:eastAsia="zh-CN"/>
        </w:rPr>
        <w:t>会议室</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720" w:firstLineChars="200"/>
        <w:textAlignment w:val="auto"/>
        <w:rPr>
          <w:rFonts w:hint="eastAsia" w:ascii="黑体" w:hAnsi="黑体" w:eastAsia="黑体" w:cs="黑体"/>
          <w:kern w:val="2"/>
          <w:sz w:val="36"/>
          <w:szCs w:val="36"/>
          <w:lang w:val="en-US" w:eastAsia="zh-CN" w:bidi="ar-SA"/>
        </w:rPr>
      </w:pPr>
      <w:r>
        <w:rPr>
          <w:rFonts w:hint="eastAsia" w:ascii="黑体" w:hAnsi="黑体" w:eastAsia="黑体" w:cs="黑体"/>
          <w:kern w:val="2"/>
          <w:sz w:val="36"/>
          <w:szCs w:val="36"/>
          <w:lang w:val="en-US" w:eastAsia="zh-CN" w:bidi="ar-SA"/>
        </w:rPr>
        <w:t>参会对象</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spacing w:val="0"/>
          <w:sz w:val="36"/>
          <w:szCs w:val="36"/>
          <w:lang w:eastAsia="zh-CN"/>
        </w:rPr>
      </w:pPr>
      <w:r>
        <w:rPr>
          <w:rFonts w:hint="eastAsia" w:ascii="仿宋_GB2312" w:eastAsia="仿宋_GB2312"/>
          <w:spacing w:val="0"/>
          <w:sz w:val="36"/>
          <w:szCs w:val="36"/>
        </w:rPr>
        <w:t>1.省委网信办</w:t>
      </w:r>
      <w:r>
        <w:rPr>
          <w:rFonts w:hint="eastAsia" w:ascii="仿宋_GB2312" w:eastAsia="仿宋_GB2312"/>
          <w:spacing w:val="0"/>
          <w:sz w:val="36"/>
          <w:szCs w:val="36"/>
          <w:lang w:eastAsia="zh-CN"/>
        </w:rPr>
        <w:t>室务会议成员，二级巡视员；</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spacing w:val="0"/>
          <w:sz w:val="36"/>
          <w:szCs w:val="36"/>
          <w:lang w:eastAsia="zh-CN"/>
        </w:rPr>
      </w:pPr>
      <w:r>
        <w:rPr>
          <w:rFonts w:hint="eastAsia" w:ascii="仿宋_GB2312" w:eastAsia="仿宋_GB2312"/>
          <w:spacing w:val="0"/>
          <w:sz w:val="36"/>
          <w:szCs w:val="36"/>
        </w:rPr>
        <w:t>2.</w:t>
      </w:r>
      <w:r>
        <w:rPr>
          <w:rFonts w:hint="eastAsia" w:ascii="仿宋_GB2312" w:eastAsia="仿宋_GB2312"/>
          <w:spacing w:val="0"/>
          <w:sz w:val="36"/>
          <w:szCs w:val="36"/>
          <w:lang w:eastAsia="zh-CN"/>
        </w:rPr>
        <w:t>省委第八巡回指导组成员；</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color w:val="auto"/>
          <w:spacing w:val="0"/>
          <w:sz w:val="36"/>
          <w:szCs w:val="36"/>
          <w:lang w:val="en-US" w:eastAsia="zh-CN"/>
        </w:rPr>
      </w:pPr>
      <w:r>
        <w:rPr>
          <w:rFonts w:hint="eastAsia" w:ascii="仿宋_GB2312" w:eastAsia="仿宋_GB2312"/>
          <w:color w:val="auto"/>
          <w:spacing w:val="0"/>
          <w:sz w:val="36"/>
          <w:szCs w:val="36"/>
          <w:lang w:val="en-US" w:eastAsia="zh-CN"/>
        </w:rPr>
        <w:t>3.省直机关工委有关同志；</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color w:val="auto"/>
          <w:spacing w:val="0"/>
          <w:sz w:val="36"/>
          <w:szCs w:val="36"/>
          <w:lang w:val="en-US" w:eastAsia="zh-CN"/>
        </w:rPr>
      </w:pPr>
      <w:r>
        <w:rPr>
          <w:rFonts w:hint="eastAsia" w:ascii="仿宋_GB2312" w:eastAsia="仿宋_GB2312"/>
          <w:color w:val="auto"/>
          <w:spacing w:val="0"/>
          <w:sz w:val="36"/>
          <w:szCs w:val="36"/>
          <w:lang w:val="en-US" w:eastAsia="zh-CN"/>
        </w:rPr>
        <w:t>4.驻省委宣传部纪检监察组有关同志；</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sz w:val="36"/>
          <w:szCs w:val="36"/>
          <w:lang w:eastAsia="zh-CN"/>
        </w:rPr>
      </w:pPr>
      <w:r>
        <w:rPr>
          <w:rFonts w:hint="eastAsia" w:ascii="仿宋_GB2312" w:eastAsia="仿宋_GB2312"/>
          <w:color w:val="auto"/>
          <w:spacing w:val="0"/>
          <w:sz w:val="36"/>
          <w:szCs w:val="36"/>
          <w:lang w:val="en-US" w:eastAsia="zh-CN"/>
        </w:rPr>
        <w:t>5.</w:t>
      </w:r>
      <w:r>
        <w:rPr>
          <w:rFonts w:hint="eastAsia" w:ascii="仿宋_GB2312" w:eastAsia="仿宋_GB2312"/>
          <w:color w:val="auto"/>
          <w:spacing w:val="0"/>
          <w:sz w:val="36"/>
          <w:szCs w:val="36"/>
        </w:rPr>
        <w:t>省委网信办</w:t>
      </w:r>
      <w:del w:id="25" w:author="余华" w:date="2023-06-21T13:30:50Z">
        <w:r>
          <w:rPr>
            <w:rFonts w:hint="eastAsia" w:ascii="仿宋_GB2312" w:eastAsia="仿宋_GB2312"/>
            <w:color w:val="auto"/>
            <w:spacing w:val="0"/>
            <w:sz w:val="36"/>
            <w:szCs w:val="36"/>
            <w:lang w:eastAsia="zh-CN"/>
          </w:rPr>
          <w:delText>各处室、直属事业单位、闽盾公司负责人</w:delText>
        </w:r>
      </w:del>
      <w:ins w:id="26" w:author="余华" w:date="2023-06-21T13:30:50Z">
        <w:r>
          <w:rPr>
            <w:rFonts w:hint="eastAsia" w:ascii="仿宋_GB2312" w:eastAsia="仿宋_GB2312"/>
            <w:color w:val="auto"/>
            <w:spacing w:val="0"/>
            <w:sz w:val="36"/>
            <w:szCs w:val="36"/>
            <w:lang w:eastAsia="zh-CN"/>
          </w:rPr>
          <w:t>副</w:t>
        </w:r>
      </w:ins>
      <w:ins w:id="27" w:author="余华" w:date="2023-06-21T13:30:52Z">
        <w:r>
          <w:rPr>
            <w:rFonts w:hint="eastAsia" w:ascii="仿宋_GB2312" w:eastAsia="仿宋_GB2312"/>
            <w:color w:val="auto"/>
            <w:spacing w:val="0"/>
            <w:sz w:val="36"/>
            <w:szCs w:val="36"/>
            <w:lang w:eastAsia="zh-CN"/>
          </w:rPr>
          <w:t>处</w:t>
        </w:r>
      </w:ins>
      <w:ins w:id="28" w:author="余华" w:date="2023-06-21T13:30:53Z">
        <w:r>
          <w:rPr>
            <w:rFonts w:hint="eastAsia" w:ascii="仿宋_GB2312" w:eastAsia="仿宋_GB2312"/>
            <w:color w:val="auto"/>
            <w:spacing w:val="0"/>
            <w:sz w:val="36"/>
            <w:szCs w:val="36"/>
            <w:lang w:eastAsia="zh-CN"/>
          </w:rPr>
          <w:t>级</w:t>
        </w:r>
      </w:ins>
      <w:ins w:id="29" w:author="余华" w:date="2023-06-21T13:30:54Z">
        <w:r>
          <w:rPr>
            <w:rFonts w:hint="eastAsia" w:ascii="仿宋_GB2312" w:eastAsia="仿宋_GB2312"/>
            <w:color w:val="auto"/>
            <w:spacing w:val="0"/>
            <w:sz w:val="36"/>
            <w:szCs w:val="36"/>
            <w:lang w:eastAsia="zh-CN"/>
          </w:rPr>
          <w:t>以上</w:t>
        </w:r>
      </w:ins>
      <w:ins w:id="30" w:author="余华" w:date="2023-06-21T13:30:55Z">
        <w:r>
          <w:rPr>
            <w:rFonts w:hint="eastAsia" w:ascii="仿宋_GB2312" w:eastAsia="仿宋_GB2312"/>
            <w:color w:val="auto"/>
            <w:spacing w:val="0"/>
            <w:sz w:val="36"/>
            <w:szCs w:val="36"/>
            <w:lang w:eastAsia="zh-CN"/>
          </w:rPr>
          <w:t>干部</w:t>
        </w:r>
      </w:ins>
      <w:del w:id="31" w:author="余华" w:date="2023-06-21T13:31:03Z">
        <w:r>
          <w:rPr>
            <w:rFonts w:hint="eastAsia" w:ascii="仿宋_GB2312" w:eastAsia="仿宋_GB2312"/>
            <w:color w:val="auto"/>
            <w:spacing w:val="0"/>
            <w:sz w:val="36"/>
            <w:szCs w:val="36"/>
            <w:lang w:eastAsia="zh-CN"/>
          </w:rPr>
          <w:delText>，以及</w:delText>
        </w:r>
      </w:del>
      <w:ins w:id="32" w:author="余华" w:date="2023-06-21T13:31:03Z">
        <w:r>
          <w:rPr>
            <w:rFonts w:hint="eastAsia" w:ascii="仿宋_GB2312" w:eastAsia="仿宋_GB2312"/>
            <w:color w:val="auto"/>
            <w:spacing w:val="0"/>
            <w:sz w:val="36"/>
            <w:szCs w:val="36"/>
            <w:lang w:eastAsia="zh-CN"/>
          </w:rPr>
          <w:t>、</w:t>
        </w:r>
      </w:ins>
      <w:r>
        <w:rPr>
          <w:rFonts w:hint="eastAsia" w:ascii="仿宋_GB2312" w:eastAsia="仿宋_GB2312"/>
          <w:color w:val="auto"/>
          <w:spacing w:val="0"/>
          <w:sz w:val="36"/>
          <w:szCs w:val="36"/>
          <w:lang w:val="en-US" w:eastAsia="zh-CN"/>
        </w:rPr>
        <w:t>办青年理论学习小组青年代表</w:t>
      </w:r>
      <w:r>
        <w:rPr>
          <w:rFonts w:hint="eastAsia" w:ascii="仿宋_GB2312" w:eastAsia="仿宋_GB2312"/>
          <w:color w:val="auto"/>
          <w:spacing w:val="0"/>
          <w:sz w:val="36"/>
          <w:szCs w:val="36"/>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黑体" w:hAnsi="黑体" w:eastAsia="黑体" w:cs="黑体"/>
          <w:spacing w:val="0"/>
          <w:sz w:val="36"/>
          <w:szCs w:val="36"/>
          <w:lang w:eastAsia="zh-CN"/>
        </w:rPr>
      </w:pPr>
      <w:r>
        <w:rPr>
          <w:rFonts w:hint="eastAsia" w:ascii="黑体" w:hAnsi="黑体" w:eastAsia="黑体" w:cs="黑体"/>
          <w:spacing w:val="0"/>
          <w:sz w:val="36"/>
          <w:szCs w:val="36"/>
          <w:lang w:eastAsia="zh-CN"/>
        </w:rPr>
        <w:t>四</w:t>
      </w:r>
      <w:r>
        <w:rPr>
          <w:rFonts w:hint="eastAsia" w:ascii="黑体" w:hAnsi="黑体" w:eastAsia="黑体" w:cs="黑体"/>
          <w:spacing w:val="0"/>
          <w:sz w:val="36"/>
          <w:szCs w:val="36"/>
        </w:rPr>
        <w:t>、</w:t>
      </w:r>
      <w:r>
        <w:rPr>
          <w:rFonts w:hint="eastAsia" w:ascii="黑体" w:hAnsi="黑体" w:eastAsia="黑体" w:cs="黑体"/>
          <w:spacing w:val="0"/>
          <w:sz w:val="36"/>
          <w:szCs w:val="36"/>
          <w:lang w:eastAsia="zh-CN"/>
        </w:rPr>
        <w:t>会议议程</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Times New Roman" w:eastAsia="仿宋_GB2312" w:cs="Times New Roman"/>
          <w:color w:val="auto"/>
          <w:spacing w:val="0"/>
          <w:sz w:val="36"/>
          <w:szCs w:val="36"/>
          <w:lang w:val="en-US" w:eastAsia="zh-CN"/>
        </w:rPr>
      </w:pPr>
      <w:r>
        <w:rPr>
          <w:rFonts w:hint="eastAsia" w:ascii="仿宋_GB2312" w:hAnsi="仿宋_GB2312" w:eastAsia="仿宋_GB2312" w:cs="仿宋_GB2312"/>
          <w:spacing w:val="0"/>
          <w:sz w:val="36"/>
          <w:szCs w:val="36"/>
        </w:rPr>
        <w:t>省委网信办主任张远主持</w:t>
      </w:r>
      <w:r>
        <w:rPr>
          <w:rFonts w:hint="eastAsia" w:ascii="仿宋_GB2312" w:hAnsi="仿宋_GB2312" w:eastAsia="仿宋_GB2312" w:cs="仿宋_GB2312"/>
          <w:spacing w:val="0"/>
          <w:sz w:val="36"/>
          <w:szCs w:val="36"/>
          <w:lang w:eastAsia="zh-CN"/>
        </w:rPr>
        <w:t>，</w:t>
      </w:r>
      <w:r>
        <w:rPr>
          <w:rFonts w:hint="eastAsia" w:ascii="仿宋_GB2312" w:hAnsi="Times New Roman" w:eastAsia="仿宋_GB2312" w:cs="Times New Roman"/>
          <w:color w:val="auto"/>
          <w:spacing w:val="0"/>
          <w:kern w:val="2"/>
          <w:sz w:val="36"/>
          <w:szCs w:val="36"/>
          <w:lang w:val="en-US" w:eastAsia="zh-CN" w:bidi="ar-SA"/>
        </w:rPr>
        <w:t>分两个阶段进行</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textAlignment w:val="auto"/>
        <w:rPr>
          <w:rFonts w:hint="eastAsia" w:ascii="楷体_GB2312" w:hAnsi="楷体_GB2312" w:eastAsia="楷体_GB2312" w:cs="楷体_GB2312"/>
          <w:b/>
          <w:bCs/>
          <w:color w:val="auto"/>
          <w:spacing w:val="0"/>
          <w:kern w:val="2"/>
          <w:sz w:val="36"/>
          <w:szCs w:val="36"/>
          <w:lang w:val="en-US" w:eastAsia="zh-CN" w:bidi="ar-SA"/>
        </w:rPr>
      </w:pPr>
      <w:r>
        <w:rPr>
          <w:rFonts w:hint="eastAsia" w:ascii="楷体_GB2312" w:hAnsi="楷体_GB2312" w:eastAsia="楷体_GB2312" w:cs="楷体_GB2312"/>
          <w:b/>
          <w:bCs/>
          <w:color w:val="auto"/>
          <w:spacing w:val="0"/>
          <w:kern w:val="2"/>
          <w:sz w:val="36"/>
          <w:szCs w:val="36"/>
          <w:lang w:val="en-US" w:eastAsia="zh-CN" w:bidi="ar-SA"/>
        </w:rPr>
        <w:t>第一阶段：室务会议理论学习中心组学习会</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722" w:firstLineChars="200"/>
        <w:textAlignment w:val="auto"/>
        <w:rPr>
          <w:rFonts w:hint="eastAsia" w:ascii="仿宋_GB2312" w:eastAsia="仿宋_GB2312" w:cs="Times New Roman"/>
          <w:spacing w:val="0"/>
          <w:sz w:val="36"/>
          <w:szCs w:val="36"/>
          <w:lang w:val="en-US" w:eastAsia="zh-CN"/>
        </w:rPr>
      </w:pPr>
      <w:r>
        <w:rPr>
          <w:rFonts w:hint="eastAsia" w:ascii="仿宋_GB2312" w:eastAsia="仿宋_GB2312" w:cs="Times New Roman"/>
          <w:b/>
          <w:bCs/>
          <w:spacing w:val="0"/>
          <w:sz w:val="36"/>
          <w:szCs w:val="36"/>
          <w:lang w:val="en-US" w:eastAsia="zh-CN"/>
        </w:rPr>
        <w:t>传达学习（书面）</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cs="Times New Roman"/>
          <w:spacing w:val="0"/>
          <w:sz w:val="36"/>
          <w:szCs w:val="36"/>
          <w:lang w:val="en-US" w:eastAsia="zh-CN"/>
        </w:rPr>
      </w:pPr>
      <w:r>
        <w:rPr>
          <w:rFonts w:hint="eastAsia" w:ascii="仿宋_GB2312" w:eastAsia="仿宋_GB2312" w:cs="Times New Roman"/>
          <w:spacing w:val="0"/>
          <w:sz w:val="36"/>
          <w:szCs w:val="36"/>
          <w:lang w:val="en-US" w:eastAsia="zh-CN"/>
        </w:rPr>
        <w:t>1.《关于认真学习贯彻习近平总书记重要批示精神 在主题教育中推动树立和践行正确政绩观的通知》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cs="Times New Roman"/>
          <w:spacing w:val="0"/>
          <w:sz w:val="36"/>
          <w:szCs w:val="36"/>
          <w:lang w:val="en-US" w:eastAsia="zh-CN"/>
        </w:rPr>
      </w:pPr>
      <w:r>
        <w:rPr>
          <w:rFonts w:hint="eastAsia" w:ascii="仿宋_GB2312" w:eastAsia="仿宋_GB2312" w:cs="Times New Roman"/>
          <w:spacing w:val="0"/>
          <w:sz w:val="36"/>
          <w:szCs w:val="36"/>
          <w:lang w:val="en-US" w:eastAsia="zh-CN"/>
        </w:rPr>
        <w:t>2.《关于在主题教育中对基层治理不良现象开展检视整改和专项整治的通知》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sz w:val="36"/>
          <w:szCs w:val="36"/>
          <w:lang w:val="en-US" w:eastAsia="zh-CN"/>
        </w:rPr>
      </w:pPr>
      <w:r>
        <w:rPr>
          <w:rFonts w:hint="eastAsia" w:ascii="仿宋_GB2312" w:eastAsia="仿宋_GB2312" w:cs="Times New Roman"/>
          <w:spacing w:val="0"/>
          <w:sz w:val="36"/>
          <w:szCs w:val="36"/>
          <w:lang w:val="en-US" w:eastAsia="zh-CN"/>
        </w:rPr>
        <w:t>3.《关于在主题教育中坚决防止形式主义 坚决杜绝“低级红”“高级黑”现象的通知》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hAnsi="Times New Roman" w:eastAsia="仿宋_GB2312" w:cs="Times New Roman"/>
          <w:spacing w:val="0"/>
          <w:sz w:val="36"/>
          <w:szCs w:val="36"/>
          <w:lang w:val="en-US" w:eastAsia="zh-CN"/>
        </w:rPr>
      </w:pPr>
      <w:r>
        <w:rPr>
          <w:rFonts w:hint="eastAsia" w:ascii="仿宋_GB2312" w:eastAsia="仿宋_GB2312" w:cs="Times New Roman"/>
          <w:b w:val="0"/>
          <w:bCs w:val="0"/>
          <w:spacing w:val="0"/>
          <w:sz w:val="36"/>
          <w:szCs w:val="36"/>
          <w:lang w:val="en-US" w:eastAsia="zh-CN"/>
        </w:rPr>
        <w:t>4.《</w:t>
      </w:r>
      <w:r>
        <w:rPr>
          <w:rFonts w:hint="eastAsia" w:ascii="仿宋_GB2312" w:eastAsia="仿宋_GB2312" w:cs="Times New Roman"/>
          <w:spacing w:val="0"/>
          <w:sz w:val="36"/>
          <w:szCs w:val="36"/>
          <w:lang w:val="en-US" w:eastAsia="zh-CN"/>
        </w:rPr>
        <w:t>关于认真学习贯彻习近平总书记重要讲话精神 深刻领悟以学增智重要要求 推动主题教育走深走实的通知》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仿宋_GB2312" w:hAnsi="Times New Roman" w:eastAsia="仿宋_GB2312" w:cs="Times New Roman"/>
          <w:spacing w:val="0"/>
          <w:sz w:val="36"/>
          <w:szCs w:val="36"/>
          <w:lang w:val="en-US" w:eastAsia="zh-CN"/>
        </w:rPr>
      </w:pPr>
      <w:r>
        <w:rPr>
          <w:rFonts w:hint="eastAsia" w:ascii="仿宋_GB2312" w:eastAsia="仿宋_GB2312" w:cs="Times New Roman"/>
          <w:spacing w:val="0"/>
          <w:sz w:val="36"/>
          <w:szCs w:val="36"/>
          <w:lang w:val="en-US" w:eastAsia="zh-CN"/>
        </w:rPr>
        <w:t>5.</w:t>
      </w:r>
      <w:r>
        <w:rPr>
          <w:rFonts w:hint="eastAsia" w:ascii="仿宋_GB2312" w:hAnsi="Times New Roman" w:eastAsia="仿宋_GB2312" w:cs="Times New Roman"/>
          <w:spacing w:val="0"/>
          <w:sz w:val="36"/>
          <w:szCs w:val="36"/>
          <w:lang w:val="en-US" w:eastAsia="zh-CN"/>
        </w:rPr>
        <w:t>《</w:t>
      </w:r>
      <w:r>
        <w:rPr>
          <w:rFonts w:hint="eastAsia" w:ascii="仿宋_GB2312" w:eastAsia="仿宋_GB2312" w:cs="Times New Roman"/>
          <w:spacing w:val="0"/>
          <w:sz w:val="36"/>
          <w:szCs w:val="36"/>
          <w:lang w:val="en-US" w:eastAsia="zh-CN"/>
        </w:rPr>
        <w:t>造就万千美丽乡村 造福万千农民群众——浙江20年持之以恒实施“千万工程”经验案例</w:t>
      </w:r>
      <w:r>
        <w:rPr>
          <w:rFonts w:hint="eastAsia" w:ascii="仿宋_GB2312" w:hAnsi="Times New Roman" w:eastAsia="仿宋_GB2312" w:cs="Times New Roman"/>
          <w:spacing w:val="0"/>
          <w:sz w:val="36"/>
          <w:szCs w:val="36"/>
          <w:lang w:val="en-US" w:eastAsia="zh-CN"/>
        </w:rPr>
        <w:t>》</w:t>
      </w:r>
    </w:p>
    <w:p>
      <w:pPr>
        <w:pStyle w:val="2"/>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sz w:val="36"/>
          <w:szCs w:val="36"/>
          <w:lang w:val="en-US" w:eastAsia="zh-CN"/>
        </w:rPr>
      </w:pPr>
      <w:r>
        <w:rPr>
          <w:rFonts w:hint="eastAsia" w:ascii="仿宋_GB2312" w:eastAsia="仿宋_GB2312" w:cs="Times New Roman"/>
          <w:spacing w:val="0"/>
          <w:sz w:val="36"/>
          <w:szCs w:val="36"/>
          <w:lang w:val="en-US" w:eastAsia="zh-CN"/>
        </w:rPr>
        <w:t>6.《关于在主题教育中认真组织传达学习习近平总书记在文化传承发展座谈会上重要讲话精神的通知》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2" w:firstLineChars="200"/>
        <w:textAlignment w:val="auto"/>
        <w:rPr>
          <w:rFonts w:hint="eastAsia" w:ascii="仿宋_GB2312" w:eastAsia="仿宋_GB2312" w:cs="Times New Roman"/>
          <w:b/>
          <w:bCs/>
          <w:spacing w:val="0"/>
          <w:sz w:val="36"/>
          <w:szCs w:val="36"/>
          <w:lang w:val="en-US" w:eastAsia="zh-CN"/>
        </w:rPr>
      </w:pPr>
      <w:r>
        <w:rPr>
          <w:rFonts w:hint="eastAsia" w:ascii="仿宋_GB2312" w:eastAsia="仿宋_GB2312" w:cs="Times New Roman"/>
          <w:b/>
          <w:bCs/>
          <w:spacing w:val="0"/>
          <w:sz w:val="36"/>
          <w:szCs w:val="36"/>
          <w:lang w:val="en-US" w:eastAsia="zh-CN"/>
        </w:rPr>
        <w:t>（二）</w:t>
      </w:r>
      <w:r>
        <w:rPr>
          <w:rFonts w:hint="eastAsia" w:ascii="仿宋_GB2312" w:hAnsi="Times New Roman" w:eastAsia="仿宋_GB2312" w:cs="Times New Roman"/>
          <w:b/>
          <w:bCs/>
          <w:spacing w:val="0"/>
          <w:sz w:val="36"/>
          <w:szCs w:val="36"/>
          <w:lang w:val="en-US" w:eastAsia="zh-CN"/>
        </w:rPr>
        <w:t>专题研讨</w:t>
      </w:r>
      <w:r>
        <w:rPr>
          <w:rFonts w:hint="eastAsia" w:ascii="楷体_GB2312" w:hAnsi="楷体_GB2312" w:eastAsia="楷体_GB2312" w:cs="楷体_GB2312"/>
          <w:b/>
          <w:bCs/>
          <w:spacing w:val="0"/>
          <w:sz w:val="36"/>
          <w:szCs w:val="36"/>
          <w:lang w:val="en-US" w:eastAsia="zh-CN"/>
        </w:rPr>
        <w:t>（发言时间控制在5</w:t>
      </w:r>
      <w:r>
        <w:rPr>
          <w:rFonts w:hint="eastAsia" w:ascii="楷体_GB2312" w:hAnsi="楷体_GB2312" w:eastAsia="楷体_GB2312" w:cs="楷体_GB2312"/>
          <w:b/>
          <w:bCs/>
          <w:spacing w:val="0"/>
          <w:sz w:val="36"/>
          <w:szCs w:val="36"/>
          <w:lang w:eastAsia="zh-CN"/>
        </w:rPr>
        <w:t>分钟左右）</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楷体_GB2312" w:hAnsi="楷体_GB2312" w:eastAsia="楷体_GB2312" w:cs="楷体_GB2312"/>
          <w:b/>
          <w:bCs/>
          <w:spacing w:val="0"/>
          <w:sz w:val="36"/>
          <w:szCs w:val="36"/>
          <w:lang w:eastAsia="zh-CN"/>
        </w:rPr>
      </w:pPr>
      <w:r>
        <w:rPr>
          <w:rFonts w:hint="eastAsia" w:ascii="仿宋_GB2312" w:eastAsia="仿宋_GB2312" w:cs="Times New Roman"/>
          <w:spacing w:val="0"/>
          <w:sz w:val="36"/>
          <w:szCs w:val="36"/>
          <w:lang w:val="en-US" w:eastAsia="zh-CN"/>
        </w:rPr>
        <w:t>1.围绕提升政治能力、思维能力、实践能力进行集中研讨，</w:t>
      </w:r>
      <w:r>
        <w:rPr>
          <w:rFonts w:hint="eastAsia" w:ascii="仿宋_GB2312" w:hAnsi="Times New Roman" w:eastAsia="仿宋_GB2312" w:cs="Times New Roman"/>
          <w:spacing w:val="0"/>
          <w:sz w:val="36"/>
          <w:szCs w:val="36"/>
          <w:lang w:val="en-US" w:eastAsia="zh-CN"/>
        </w:rPr>
        <w:t>由办领导</w:t>
      </w:r>
      <w:r>
        <w:rPr>
          <w:rFonts w:hint="eastAsia" w:ascii="仿宋_GB2312" w:eastAsia="仿宋_GB2312" w:cs="Times New Roman"/>
          <w:spacing w:val="0"/>
          <w:sz w:val="36"/>
          <w:szCs w:val="36"/>
          <w:lang w:val="en-US" w:eastAsia="zh-CN"/>
        </w:rPr>
        <w:t>黄逸群、许明峰</w:t>
      </w:r>
      <w:r>
        <w:rPr>
          <w:rFonts w:hint="eastAsia" w:ascii="仿宋_GB2312" w:hAnsi="Times New Roman" w:eastAsia="仿宋_GB2312" w:cs="Times New Roman"/>
          <w:spacing w:val="0"/>
          <w:sz w:val="36"/>
          <w:szCs w:val="36"/>
          <w:lang w:val="en-US" w:eastAsia="zh-CN"/>
        </w:rPr>
        <w:t>作重点发言，</w:t>
      </w:r>
      <w:r>
        <w:rPr>
          <w:rFonts w:hint="eastAsia" w:ascii="仿宋_GB2312" w:eastAsia="仿宋_GB2312" w:cs="Times New Roman"/>
          <w:spacing w:val="0"/>
          <w:sz w:val="36"/>
          <w:szCs w:val="36"/>
          <w:lang w:val="en-US" w:eastAsia="zh-CN"/>
        </w:rPr>
        <w:t>朱晓春</w:t>
      </w:r>
      <w:r>
        <w:rPr>
          <w:rFonts w:hint="eastAsia" w:ascii="仿宋_GB2312" w:eastAsia="仿宋_GB2312"/>
          <w:spacing w:val="0"/>
          <w:sz w:val="36"/>
          <w:szCs w:val="36"/>
          <w:lang w:val="en-US" w:eastAsia="zh-CN"/>
        </w:rPr>
        <w:t>同志以及青年代表作学习发言</w:t>
      </w:r>
      <w:r>
        <w:rPr>
          <w:rFonts w:hint="eastAsia" w:ascii="楷体_GB2312" w:hAnsi="楷体_GB2312" w:eastAsia="楷体_GB2312" w:cs="楷体_GB2312"/>
          <w:b w:val="0"/>
          <w:bCs w:val="0"/>
          <w:spacing w:val="0"/>
          <w:sz w:val="36"/>
          <w:szCs w:val="36"/>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楷体_GB2312" w:hAnsi="楷体_GB2312" w:eastAsia="楷体_GB2312" w:cs="楷体_GB2312"/>
          <w:b/>
          <w:bCs/>
          <w:spacing w:val="0"/>
          <w:sz w:val="36"/>
          <w:szCs w:val="36"/>
          <w:lang w:eastAsia="zh-CN"/>
        </w:rPr>
      </w:pPr>
      <w:r>
        <w:rPr>
          <w:rFonts w:hint="eastAsia" w:ascii="仿宋_GB2312" w:eastAsia="仿宋_GB2312" w:cs="Times New Roman"/>
          <w:spacing w:val="0"/>
          <w:sz w:val="36"/>
          <w:szCs w:val="36"/>
          <w:lang w:val="en-US" w:eastAsia="zh-CN"/>
        </w:rPr>
        <w:t>2.围绕浙江“千万工程”案例教学，结合工作职责交流研讨学习体会，</w:t>
      </w:r>
      <w:r>
        <w:rPr>
          <w:rFonts w:hint="eastAsia" w:ascii="仿宋_GB2312" w:hAnsi="Times New Roman" w:eastAsia="仿宋_GB2312" w:cs="Times New Roman"/>
          <w:spacing w:val="0"/>
          <w:sz w:val="36"/>
          <w:szCs w:val="36"/>
          <w:lang w:val="en-US" w:eastAsia="zh-CN"/>
        </w:rPr>
        <w:t>由办领导</w:t>
      </w:r>
      <w:r>
        <w:rPr>
          <w:rFonts w:hint="eastAsia" w:ascii="仿宋_GB2312" w:eastAsia="仿宋_GB2312" w:cs="Times New Roman"/>
          <w:spacing w:val="0"/>
          <w:sz w:val="36"/>
          <w:szCs w:val="36"/>
          <w:lang w:val="en-US" w:eastAsia="zh-CN"/>
        </w:rPr>
        <w:t>吴宏武</w:t>
      </w:r>
      <w:r>
        <w:rPr>
          <w:rFonts w:hint="eastAsia" w:ascii="仿宋_GB2312" w:hAnsi="Times New Roman" w:eastAsia="仿宋_GB2312" w:cs="Times New Roman"/>
          <w:spacing w:val="0"/>
          <w:sz w:val="36"/>
          <w:szCs w:val="36"/>
          <w:lang w:val="en-US" w:eastAsia="zh-CN"/>
        </w:rPr>
        <w:t>、</w:t>
      </w:r>
      <w:r>
        <w:rPr>
          <w:rFonts w:hint="eastAsia" w:ascii="仿宋_GB2312" w:eastAsia="仿宋_GB2312" w:cs="Times New Roman"/>
          <w:spacing w:val="0"/>
          <w:sz w:val="36"/>
          <w:szCs w:val="36"/>
          <w:lang w:val="en-US" w:eastAsia="zh-CN"/>
        </w:rPr>
        <w:t>刘建斌</w:t>
      </w:r>
      <w:r>
        <w:rPr>
          <w:rFonts w:hint="eastAsia" w:ascii="仿宋_GB2312" w:hAnsi="Times New Roman" w:eastAsia="仿宋_GB2312" w:cs="Times New Roman"/>
          <w:spacing w:val="0"/>
          <w:sz w:val="36"/>
          <w:szCs w:val="36"/>
          <w:lang w:val="en-US" w:eastAsia="zh-CN"/>
        </w:rPr>
        <w:t>作重点发言，</w:t>
      </w:r>
      <w:r>
        <w:rPr>
          <w:rFonts w:hint="eastAsia" w:ascii="仿宋_GB2312" w:eastAsia="仿宋_GB2312" w:cs="Times New Roman"/>
          <w:spacing w:val="0"/>
          <w:sz w:val="36"/>
          <w:szCs w:val="36"/>
          <w:lang w:val="en-US" w:eastAsia="zh-CN"/>
        </w:rPr>
        <w:t>黄凌</w:t>
      </w:r>
      <w:r>
        <w:rPr>
          <w:rFonts w:hint="eastAsia" w:ascii="仿宋_GB2312" w:eastAsia="仿宋_GB2312"/>
          <w:spacing w:val="0"/>
          <w:sz w:val="36"/>
          <w:szCs w:val="36"/>
          <w:lang w:val="en-US" w:eastAsia="zh-CN"/>
        </w:rPr>
        <w:t>同志作学习发言</w:t>
      </w:r>
      <w:r>
        <w:rPr>
          <w:rFonts w:hint="eastAsia" w:ascii="楷体_GB2312" w:hAnsi="楷体_GB2312" w:eastAsia="楷体_GB2312" w:cs="楷体_GB2312"/>
          <w:b w:val="0"/>
          <w:bCs w:val="0"/>
          <w:spacing w:val="0"/>
          <w:sz w:val="36"/>
          <w:szCs w:val="36"/>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sz w:val="36"/>
          <w:szCs w:val="36"/>
          <w:lang w:val="en-US" w:eastAsia="zh-CN"/>
        </w:rPr>
      </w:pPr>
      <w:r>
        <w:rPr>
          <w:rFonts w:hint="eastAsia" w:ascii="仿宋_GB2312" w:eastAsia="仿宋_GB2312" w:cs="Times New Roman"/>
          <w:spacing w:val="0"/>
          <w:sz w:val="36"/>
          <w:szCs w:val="36"/>
          <w:lang w:val="en-US" w:eastAsia="zh-CN"/>
        </w:rPr>
        <w:t>3.围绕学习习近平总书记在文化传承发展座谈会上重要讲话精神进行集中研讨，由办领导杨晓冬、刘学全作重点发言，张朝辉同志作学习发言</w:t>
      </w:r>
      <w:r>
        <w:rPr>
          <w:rFonts w:hint="eastAsia" w:ascii="楷体_GB2312" w:hAnsi="楷体_GB2312" w:eastAsia="楷体_GB2312" w:cs="楷体_GB2312"/>
          <w:b w:val="0"/>
          <w:bCs w:val="0"/>
          <w:spacing w:val="0"/>
          <w:sz w:val="36"/>
          <w:szCs w:val="36"/>
          <w:lang w:eastAsia="zh-CN"/>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textAlignment w:val="auto"/>
        <w:rPr>
          <w:rFonts w:hint="eastAsia" w:ascii="楷体_GB2312" w:hAnsi="楷体_GB2312" w:eastAsia="楷体_GB2312" w:cs="楷体_GB2312"/>
          <w:b/>
          <w:bCs/>
          <w:color w:val="auto"/>
          <w:spacing w:val="0"/>
          <w:kern w:val="2"/>
          <w:sz w:val="36"/>
          <w:szCs w:val="36"/>
          <w:lang w:val="en-US" w:eastAsia="zh-CN" w:bidi="ar-SA"/>
        </w:rPr>
      </w:pPr>
      <w:r>
        <w:rPr>
          <w:rFonts w:hint="eastAsia" w:ascii="楷体_GB2312" w:hAnsi="楷体_GB2312" w:eastAsia="楷体_GB2312" w:cs="楷体_GB2312"/>
          <w:b/>
          <w:bCs/>
          <w:color w:val="auto"/>
          <w:spacing w:val="0"/>
          <w:kern w:val="2"/>
          <w:sz w:val="36"/>
          <w:szCs w:val="36"/>
          <w:lang w:val="en-US" w:eastAsia="zh-CN" w:bidi="ar-SA"/>
        </w:rPr>
        <w:t>第二阶段：主题教育工作推进会</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640"/>
        <w:textAlignment w:val="auto"/>
        <w:rPr>
          <w:rFonts w:hint="eastAsia" w:ascii="仿宋_GB2312" w:eastAsia="仿宋_GB2312" w:cs="Times New Roman"/>
          <w:b/>
          <w:bCs/>
          <w:spacing w:val="0"/>
          <w:kern w:val="2"/>
          <w:sz w:val="36"/>
          <w:szCs w:val="36"/>
          <w:lang w:val="en-US" w:eastAsia="zh-CN" w:bidi="ar-SA"/>
        </w:rPr>
      </w:pPr>
      <w:r>
        <w:rPr>
          <w:rFonts w:hint="eastAsia" w:ascii="仿宋_GB2312" w:eastAsia="仿宋_GB2312" w:cs="Times New Roman"/>
          <w:b/>
          <w:bCs/>
          <w:spacing w:val="0"/>
          <w:kern w:val="2"/>
          <w:sz w:val="36"/>
          <w:szCs w:val="36"/>
          <w:lang w:val="en-US" w:eastAsia="zh-CN" w:bidi="ar-SA"/>
        </w:rPr>
        <w:t>处室代表发言（汇报开展主题教育的主要特色和亮点，发言时间控制在5分钟以内）</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b w:val="0"/>
          <w:bCs w:val="0"/>
          <w:sz w:val="36"/>
          <w:szCs w:val="36"/>
          <w:lang w:val="en-US" w:eastAsia="zh-CN"/>
        </w:rPr>
      </w:pPr>
      <w:r>
        <w:rPr>
          <w:rFonts w:hint="eastAsia" w:ascii="仿宋_GB2312" w:eastAsia="仿宋_GB2312" w:cs="Times New Roman"/>
          <w:spacing w:val="0"/>
          <w:kern w:val="2"/>
          <w:sz w:val="36"/>
          <w:szCs w:val="36"/>
          <w:lang w:val="en-US" w:eastAsia="zh-CN" w:bidi="ar-SA"/>
        </w:rPr>
        <w:t>1.综合处汇报</w:t>
      </w:r>
      <w:r>
        <w:rPr>
          <w:rFonts w:hint="eastAsia" w:ascii="仿宋_GB2312" w:eastAsia="仿宋_GB2312"/>
          <w:b w:val="0"/>
          <w:bCs w:val="0"/>
          <w:sz w:val="36"/>
          <w:szCs w:val="36"/>
          <w:lang w:val="en-US" w:eastAsia="zh-CN"/>
        </w:rPr>
        <w:t>落实习近平总书记对网信系统重要讲话重要指示批示有关情况及我办开展调查研究有关情况；</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eastAsia" w:ascii="仿宋_GB2312" w:eastAsia="仿宋_GB2312" w:cs="Times New Roman"/>
          <w:spacing w:val="0"/>
          <w:kern w:val="2"/>
          <w:sz w:val="36"/>
          <w:szCs w:val="36"/>
          <w:lang w:val="en-US" w:eastAsia="zh-CN" w:bidi="ar-SA"/>
        </w:rPr>
      </w:pPr>
      <w:r>
        <w:rPr>
          <w:rFonts w:hint="eastAsia" w:ascii="仿宋_GB2312" w:eastAsia="仿宋_GB2312"/>
          <w:b w:val="0"/>
          <w:bCs w:val="0"/>
          <w:sz w:val="36"/>
          <w:szCs w:val="36"/>
          <w:lang w:val="en-US" w:eastAsia="zh-CN"/>
        </w:rPr>
        <w:t>2.</w:t>
      </w:r>
      <w:ins w:id="33" w:author="余华" w:date="2023-06-21T13:33:06Z">
        <w:r>
          <w:rPr>
            <w:rFonts w:hint="eastAsia" w:ascii="仿宋_GB2312" w:eastAsia="仿宋_GB2312" w:cs="Times New Roman"/>
            <w:spacing w:val="0"/>
            <w:kern w:val="2"/>
            <w:sz w:val="36"/>
            <w:szCs w:val="36"/>
            <w:lang w:val="en-US" w:eastAsia="zh-CN" w:bidi="ar-SA"/>
          </w:rPr>
          <w:t>网管处汇报将主题教育与推动高质量发展紧密结合的具体实践</w:t>
        </w:r>
      </w:ins>
      <w:del w:id="34" w:author="余华" w:date="2023-06-21T13:33:12Z">
        <w:r>
          <w:rPr>
            <w:rFonts w:hint="eastAsia" w:ascii="仿宋_GB2312" w:eastAsia="仿宋_GB2312"/>
            <w:b w:val="0"/>
            <w:bCs w:val="0"/>
            <w:sz w:val="36"/>
            <w:szCs w:val="36"/>
            <w:lang w:val="en-US" w:eastAsia="zh-CN"/>
          </w:rPr>
          <w:delText>应急处汇报积极引导</w:delText>
        </w:r>
      </w:del>
      <w:del w:id="35" w:author="余华" w:date="2023-06-21T13:33:12Z">
        <w:r>
          <w:rPr>
            <w:rFonts w:hint="eastAsia" w:ascii="仿宋_GB2312" w:eastAsia="仿宋_GB2312" w:cs="Times New Roman"/>
            <w:spacing w:val="0"/>
            <w:kern w:val="2"/>
            <w:sz w:val="36"/>
            <w:szCs w:val="36"/>
            <w:lang w:val="en-US" w:eastAsia="zh-CN" w:bidi="ar-SA"/>
          </w:rPr>
          <w:delText>党员干部立足岗位作贡献，将主题教育与走好网上群众路线、为民办实事双融双促的积极探索</w:delText>
        </w:r>
      </w:del>
      <w:r>
        <w:rPr>
          <w:rFonts w:hint="eastAsia" w:ascii="仿宋_GB2312" w:eastAsia="仿宋_GB2312" w:cs="Times New Roman"/>
          <w:spacing w:val="0"/>
          <w:kern w:val="2"/>
          <w:sz w:val="36"/>
          <w:szCs w:val="36"/>
          <w:lang w:val="en-US" w:eastAsia="zh-CN" w:bidi="ar-SA"/>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kern w:val="2"/>
          <w:sz w:val="36"/>
          <w:szCs w:val="36"/>
          <w:lang w:val="en-US" w:eastAsia="zh-CN" w:bidi="ar-SA"/>
        </w:rPr>
      </w:pPr>
      <w:r>
        <w:rPr>
          <w:rFonts w:hint="eastAsia" w:ascii="仿宋_GB2312" w:eastAsia="仿宋_GB2312" w:cs="Times New Roman"/>
          <w:spacing w:val="0"/>
          <w:kern w:val="2"/>
          <w:sz w:val="36"/>
          <w:szCs w:val="36"/>
          <w:lang w:val="en-US" w:eastAsia="zh-CN" w:bidi="ar-SA"/>
        </w:rPr>
        <w:t>3.</w:t>
      </w:r>
      <w:ins w:id="36" w:author="余华" w:date="2023-06-21T13:33:12Z">
        <w:r>
          <w:rPr>
            <w:rFonts w:hint="eastAsia" w:ascii="仿宋_GB2312" w:eastAsia="仿宋_GB2312"/>
            <w:b w:val="0"/>
            <w:bCs w:val="0"/>
            <w:sz w:val="36"/>
            <w:szCs w:val="36"/>
            <w:lang w:val="en-US" w:eastAsia="zh-CN"/>
          </w:rPr>
          <w:t>应急处汇报积极引导</w:t>
        </w:r>
      </w:ins>
      <w:ins w:id="37" w:author="余华" w:date="2023-06-21T13:33:12Z">
        <w:r>
          <w:rPr>
            <w:rFonts w:hint="eastAsia" w:ascii="仿宋_GB2312" w:eastAsia="仿宋_GB2312" w:cs="Times New Roman"/>
            <w:spacing w:val="0"/>
            <w:kern w:val="2"/>
            <w:sz w:val="36"/>
            <w:szCs w:val="36"/>
            <w:lang w:val="en-US" w:eastAsia="zh-CN" w:bidi="ar-SA"/>
          </w:rPr>
          <w:t>党员干部立足岗位作贡献，将主题教育与走好网上群众路线、为民办实事双融双促的积极探索</w:t>
        </w:r>
      </w:ins>
      <w:del w:id="38" w:author="余华" w:date="2023-06-21T13:33:06Z">
        <w:r>
          <w:rPr>
            <w:rFonts w:hint="eastAsia" w:ascii="仿宋_GB2312" w:eastAsia="仿宋_GB2312" w:cs="Times New Roman"/>
            <w:spacing w:val="0"/>
            <w:kern w:val="2"/>
            <w:sz w:val="36"/>
            <w:szCs w:val="36"/>
            <w:lang w:val="en-US" w:eastAsia="zh-CN" w:bidi="ar-SA"/>
          </w:rPr>
          <w:delText>网管处汇报将主题教育与推动高质量发展紧密结合的具体实践</w:delText>
        </w:r>
      </w:del>
      <w:r>
        <w:rPr>
          <w:rFonts w:hint="eastAsia" w:ascii="仿宋_GB2312" w:eastAsia="仿宋_GB2312" w:cs="Times New Roman"/>
          <w:spacing w:val="0"/>
          <w:kern w:val="2"/>
          <w:sz w:val="36"/>
          <w:szCs w:val="36"/>
          <w:lang w:val="en-US" w:eastAsia="zh-CN" w:bidi="ar-SA"/>
        </w:rPr>
        <w:t>。</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640"/>
        <w:textAlignment w:val="auto"/>
        <w:rPr>
          <w:rFonts w:hint="eastAsia" w:ascii="仿宋_GB2312" w:eastAsia="仿宋_GB2312" w:cs="Times New Roman"/>
          <w:b/>
          <w:bCs/>
          <w:spacing w:val="0"/>
          <w:kern w:val="2"/>
          <w:sz w:val="36"/>
          <w:szCs w:val="36"/>
          <w:lang w:val="en-US" w:eastAsia="zh-CN" w:bidi="ar-SA"/>
        </w:rPr>
      </w:pPr>
      <w:r>
        <w:rPr>
          <w:rFonts w:hint="eastAsia" w:ascii="仿宋_GB2312" w:eastAsia="仿宋_GB2312" w:cs="Times New Roman"/>
          <w:b/>
          <w:bCs/>
          <w:spacing w:val="0"/>
          <w:kern w:val="2"/>
          <w:sz w:val="36"/>
          <w:szCs w:val="36"/>
          <w:lang w:val="en-US" w:eastAsia="zh-CN" w:bidi="ar-SA"/>
        </w:rPr>
        <w:t>刘建斌副主</w:t>
      </w:r>
      <w:bookmarkStart w:id="0" w:name="_GoBack"/>
      <w:bookmarkEnd w:id="0"/>
      <w:r>
        <w:rPr>
          <w:rFonts w:hint="eastAsia" w:ascii="仿宋_GB2312" w:eastAsia="仿宋_GB2312" w:cs="Times New Roman"/>
          <w:b/>
          <w:bCs/>
          <w:spacing w:val="0"/>
          <w:kern w:val="2"/>
          <w:sz w:val="36"/>
          <w:szCs w:val="36"/>
          <w:lang w:val="en-US" w:eastAsia="zh-CN" w:bidi="ar-SA"/>
        </w:rPr>
        <w:t>任汇报我办主题教育推进情况；</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640"/>
        <w:textAlignment w:val="auto"/>
        <w:rPr>
          <w:rFonts w:hint="eastAsia" w:ascii="仿宋_GB2312" w:eastAsia="仿宋_GB2312" w:cs="Times New Roman"/>
          <w:b/>
          <w:bCs/>
          <w:spacing w:val="0"/>
          <w:kern w:val="2"/>
          <w:sz w:val="36"/>
          <w:szCs w:val="36"/>
          <w:lang w:val="en-US" w:eastAsia="zh-CN" w:bidi="ar-SA"/>
        </w:rPr>
      </w:pPr>
      <w:r>
        <w:rPr>
          <w:rFonts w:hint="eastAsia" w:ascii="仿宋_GB2312" w:eastAsia="仿宋_GB2312" w:cs="Times New Roman"/>
          <w:b/>
          <w:bCs/>
          <w:spacing w:val="0"/>
          <w:kern w:val="2"/>
          <w:sz w:val="36"/>
          <w:szCs w:val="36"/>
          <w:lang w:val="en-US" w:eastAsia="zh-CN" w:bidi="ar-SA"/>
        </w:rPr>
        <w:t>黄逸群副主任传达省委主题教育工作推进会精神；</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640"/>
        <w:textAlignment w:val="auto"/>
        <w:rPr>
          <w:ins w:id="39" w:author="余华" w:date="2023-06-21T13:31:12Z"/>
          <w:rFonts w:hint="eastAsia" w:ascii="仿宋_GB2312" w:eastAsia="仿宋_GB2312" w:cs="Times New Roman"/>
          <w:b/>
          <w:bCs/>
          <w:spacing w:val="0"/>
          <w:kern w:val="2"/>
          <w:sz w:val="36"/>
          <w:szCs w:val="36"/>
          <w:lang w:val="en-US" w:eastAsia="zh-CN" w:bidi="ar-SA"/>
        </w:rPr>
      </w:pPr>
      <w:r>
        <w:rPr>
          <w:rFonts w:hint="eastAsia" w:ascii="仿宋_GB2312" w:eastAsia="仿宋_GB2312" w:cs="Times New Roman"/>
          <w:b/>
          <w:bCs/>
          <w:spacing w:val="0"/>
          <w:kern w:val="2"/>
          <w:sz w:val="36"/>
          <w:szCs w:val="36"/>
          <w:lang w:val="en-US" w:eastAsia="zh-CN" w:bidi="ar-SA"/>
        </w:rPr>
        <w:t>张远主任讲话；</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640"/>
        <w:textAlignment w:val="auto"/>
        <w:rPr>
          <w:rFonts w:hint="eastAsia" w:ascii="仿宋_GB2312" w:eastAsia="仿宋_GB2312" w:cs="Times New Roman"/>
          <w:b/>
          <w:bCs/>
          <w:spacing w:val="0"/>
          <w:kern w:val="2"/>
          <w:sz w:val="36"/>
          <w:szCs w:val="36"/>
          <w:lang w:val="en-US" w:eastAsia="zh-CN" w:bidi="ar-SA"/>
        </w:rPr>
      </w:pPr>
      <w:ins w:id="40" w:author="余华" w:date="2023-06-21T13:31:35Z">
        <w:r>
          <w:rPr>
            <w:rFonts w:hint="eastAsia" w:ascii="仿宋_GB2312" w:eastAsia="仿宋_GB2312"/>
            <w:b/>
            <w:bCs/>
            <w:sz w:val="36"/>
            <w:szCs w:val="36"/>
            <w:rPrChange w:id="41" w:author="余华" w:date="2023-06-21T13:31:35Z">
              <w:rPr>
                <w:rFonts w:hint="eastAsia"/>
              </w:rPr>
            </w:rPrChange>
          </w:rPr>
          <w:t>省委第八巡回指导组</w:t>
        </w:r>
      </w:ins>
      <w:ins w:id="43" w:author="余华" w:date="2023-06-21T13:31:55Z">
        <w:r>
          <w:rPr>
            <w:rFonts w:hint="eastAsia" w:ascii="仿宋_GB2312" w:eastAsia="仿宋_GB2312"/>
            <w:b/>
            <w:bCs/>
            <w:sz w:val="36"/>
            <w:szCs w:val="36"/>
            <w:lang w:eastAsia="zh-CN"/>
          </w:rPr>
          <w:t>游</w:t>
        </w:r>
      </w:ins>
      <w:ins w:id="44" w:author="余华" w:date="2023-06-21T13:31:58Z">
        <w:r>
          <w:rPr>
            <w:rFonts w:hint="eastAsia" w:ascii="仿宋_GB2312" w:eastAsia="仿宋_GB2312"/>
            <w:b/>
            <w:bCs/>
            <w:sz w:val="36"/>
            <w:szCs w:val="36"/>
            <w:lang w:eastAsia="zh-CN"/>
          </w:rPr>
          <w:t>美</w:t>
        </w:r>
      </w:ins>
      <w:ins w:id="45" w:author="余华" w:date="2023-06-21T13:32:10Z">
        <w:r>
          <w:rPr>
            <w:rFonts w:hint="eastAsia" w:ascii="仿宋_GB2312" w:eastAsia="仿宋_GB2312"/>
            <w:b/>
            <w:bCs/>
            <w:sz w:val="36"/>
            <w:szCs w:val="36"/>
            <w:lang w:eastAsia="zh-CN"/>
          </w:rPr>
          <w:t>萍</w:t>
        </w:r>
      </w:ins>
      <w:ins w:id="46" w:author="余华" w:date="2023-06-21T13:31:39Z">
        <w:r>
          <w:rPr>
            <w:rFonts w:hint="eastAsia" w:ascii="仿宋_GB2312" w:eastAsia="仿宋_GB2312"/>
            <w:b/>
            <w:bCs/>
            <w:sz w:val="36"/>
            <w:szCs w:val="36"/>
            <w:lang w:eastAsia="zh-CN"/>
          </w:rPr>
          <w:t>组长</w:t>
        </w:r>
      </w:ins>
      <w:ins w:id="47" w:author="余华" w:date="2023-06-21T13:31:41Z">
        <w:r>
          <w:rPr>
            <w:rFonts w:hint="eastAsia" w:ascii="仿宋_GB2312" w:eastAsia="仿宋_GB2312"/>
            <w:b/>
            <w:bCs/>
            <w:sz w:val="36"/>
            <w:szCs w:val="36"/>
            <w:lang w:eastAsia="zh-CN"/>
          </w:rPr>
          <w:t>讲话</w:t>
        </w:r>
      </w:ins>
      <w:ins w:id="48" w:author="余华" w:date="2023-06-21T13:31:42Z">
        <w:r>
          <w:rPr>
            <w:rFonts w:hint="eastAsia" w:ascii="仿宋_GB2312" w:eastAsia="仿宋_GB2312"/>
            <w:b/>
            <w:bCs/>
            <w:sz w:val="36"/>
            <w:szCs w:val="36"/>
            <w:lang w:eastAsia="zh-CN"/>
          </w:rPr>
          <w:t>。</w:t>
        </w:r>
      </w:ins>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kern w:val="2"/>
          <w:sz w:val="36"/>
          <w:szCs w:val="36"/>
          <w:lang w:val="en-US" w:eastAsia="zh-CN" w:bidi="ar-SA"/>
        </w:rPr>
      </w:pPr>
      <w:r>
        <w:rPr>
          <w:rFonts w:hint="eastAsia" w:ascii="黑体" w:hAnsi="黑体" w:eastAsia="黑体" w:cs="黑体"/>
          <w:spacing w:val="0"/>
          <w:kern w:val="2"/>
          <w:sz w:val="36"/>
          <w:szCs w:val="36"/>
          <w:lang w:val="en-US" w:eastAsia="zh-CN" w:bidi="ar-SA"/>
        </w:rPr>
        <w:t>六、有关事项</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kern w:val="2"/>
          <w:sz w:val="36"/>
          <w:szCs w:val="36"/>
          <w:lang w:val="en-US" w:eastAsia="zh-CN" w:bidi="ar-SA"/>
        </w:rPr>
      </w:pPr>
      <w:r>
        <w:rPr>
          <w:rFonts w:hint="default" w:ascii="仿宋_GB2312" w:eastAsia="仿宋_GB2312" w:cs="Times New Roman"/>
          <w:spacing w:val="0"/>
          <w:kern w:val="2"/>
          <w:sz w:val="36"/>
          <w:szCs w:val="36"/>
          <w:lang w:val="en-US" w:eastAsia="zh-CN" w:bidi="ar-SA"/>
        </w:rPr>
        <w:t>1.机关党委负责提供张远主任讲话初稿，综合处负责定稿；</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kern w:val="2"/>
          <w:sz w:val="36"/>
          <w:szCs w:val="36"/>
          <w:lang w:val="en-US" w:eastAsia="zh-CN" w:bidi="ar-SA"/>
        </w:rPr>
      </w:pPr>
      <w:r>
        <w:rPr>
          <w:rFonts w:hint="default" w:ascii="仿宋_GB2312" w:eastAsia="仿宋_GB2312" w:cs="Times New Roman"/>
          <w:spacing w:val="0"/>
          <w:kern w:val="2"/>
          <w:sz w:val="36"/>
          <w:szCs w:val="36"/>
          <w:lang w:val="en-US" w:eastAsia="zh-CN" w:bidi="ar-SA"/>
        </w:rPr>
        <w:t>2.机关党委负责起草主持词，做好会务工作；</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200"/>
        <w:textAlignment w:val="auto"/>
        <w:rPr>
          <w:rFonts w:hint="default" w:ascii="仿宋_GB2312" w:eastAsia="仿宋_GB2312" w:cs="Times New Roman"/>
          <w:spacing w:val="0"/>
          <w:kern w:val="2"/>
          <w:sz w:val="36"/>
          <w:szCs w:val="36"/>
          <w:lang w:val="en-US" w:eastAsia="zh-CN" w:bidi="ar-SA"/>
        </w:rPr>
      </w:pPr>
      <w:r>
        <w:rPr>
          <w:rFonts w:hint="default" w:ascii="仿宋_GB2312" w:eastAsia="仿宋_GB2312" w:cs="Times New Roman"/>
          <w:spacing w:val="0"/>
          <w:kern w:val="2"/>
          <w:sz w:val="36"/>
          <w:szCs w:val="36"/>
          <w:lang w:val="en-US" w:eastAsia="zh-CN" w:bidi="ar-SA"/>
        </w:rPr>
        <w:t>3.传播处负责现场摄影、摄像。</w:t>
      </w:r>
    </w:p>
    <w:sectPr>
      <w:footerReference r:id="rId3" w:type="default"/>
      <w:pgSz w:w="11906" w:h="16838"/>
      <w:pgMar w:top="2041" w:right="1474" w:bottom="1814" w:left="1474"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posOffset>2479040</wp:posOffset>
              </wp:positionH>
              <wp:positionV relativeFrom="paragraph">
                <wp:posOffset>-83185</wp:posOffset>
              </wp:positionV>
              <wp:extent cx="539750" cy="2209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9750" cy="220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95.2pt;margin-top:-6.55pt;height:17.4pt;width:42.5pt;mso-position-horizontal-relative:margin;z-index:251659264;mso-width-relative:page;mso-height-relative:page;" filled="f" stroked="f" coordsize="21600,21600" o:gfxdata="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PbWRFzZAAAACgEAAA8AAAAA&#10;AAAAAQAgAAAAOAAAAGRycy9kb3ducmV2LnhtbFBLAQIUABQAAAAIAIdO4kCOImCsNgIAAGEEAAAO&#10;AAAAAAAAAAEAIAAAAD4BAABkcnMvZTJvRG9jLnhtbFBLBQYAAAAABgAGAFkBAADmBQAAAAA=&#10;">
              <v:fill on="f" focussize="0,0"/>
              <v:stroke on="f" weight="0.5pt"/>
              <v:imagedata o:title=""/>
              <o:lock v:ext="edit" aspectratio="f"/>
              <v:textbox inset="0mm,0mm,0mm,0mm">
                <w:txbxContent>
                  <w:p>
                    <w:pPr>
                      <w:pStyle w:val="3"/>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E8E7"/>
    <w:multiLevelType w:val="singleLevel"/>
    <w:tmpl w:val="8D0EE8E7"/>
    <w:lvl w:ilvl="0" w:tentative="0">
      <w:start w:val="3"/>
      <w:numFmt w:val="chineseCounting"/>
      <w:suff w:val="nothing"/>
      <w:lvlText w:val="%1、"/>
      <w:lvlJc w:val="left"/>
      <w:rPr>
        <w:rFonts w:hint="eastAsia"/>
      </w:rPr>
    </w:lvl>
  </w:abstractNum>
  <w:abstractNum w:abstractNumId="1">
    <w:nsid w:val="AB3009DA"/>
    <w:multiLevelType w:val="singleLevel"/>
    <w:tmpl w:val="AB3009DA"/>
    <w:lvl w:ilvl="0" w:tentative="0">
      <w:start w:val="1"/>
      <w:numFmt w:val="chineseCounting"/>
      <w:suff w:val="nothing"/>
      <w:lvlText w:val="（%1）"/>
      <w:lvlJc w:val="left"/>
      <w:rPr>
        <w:rFonts w:hint="eastAsia"/>
      </w:rPr>
    </w:lvl>
  </w:abstractNum>
  <w:abstractNum w:abstractNumId="2">
    <w:nsid w:val="233235C2"/>
    <w:multiLevelType w:val="singleLevel"/>
    <w:tmpl w:val="233235C2"/>
    <w:lvl w:ilvl="0" w:tentative="0">
      <w:start w:val="1"/>
      <w:numFmt w:val="chineseCounting"/>
      <w:suff w:val="nothing"/>
      <w:lvlText w:val="（%1）"/>
      <w:lvlJc w:val="left"/>
      <w:rPr>
        <w:rFonts w:hint="eastAsia"/>
        <w:b/>
        <w:bCs/>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余华">
    <w15:presenceInfo w15:providerId="None" w15:userId="余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695C3EE5"/>
    <w:rsid w:val="040D5175"/>
    <w:rsid w:val="0E8F2773"/>
    <w:rsid w:val="0F1F58A5"/>
    <w:rsid w:val="130A686C"/>
    <w:rsid w:val="1CCE090A"/>
    <w:rsid w:val="1E7948A6"/>
    <w:rsid w:val="1FAD08B7"/>
    <w:rsid w:val="39A14F85"/>
    <w:rsid w:val="3E490B2A"/>
    <w:rsid w:val="41CC0438"/>
    <w:rsid w:val="456F6957"/>
    <w:rsid w:val="493319DD"/>
    <w:rsid w:val="55434CEA"/>
    <w:rsid w:val="5EA20CD3"/>
    <w:rsid w:val="69252C2D"/>
    <w:rsid w:val="695C3EE5"/>
    <w:rsid w:val="6C1256EA"/>
    <w:rsid w:val="6DDC54A7"/>
    <w:rsid w:val="75EF43A6"/>
    <w:rsid w:val="78236589"/>
    <w:rsid w:val="7FFF1E85"/>
    <w:rsid w:val="9DBF1E46"/>
    <w:rsid w:val="B7D7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1100</Words>
  <Characters>1132</Characters>
  <Lines>0</Lines>
  <Paragraphs>0</Paragraphs>
  <TotalTime>1</TotalTime>
  <ScaleCrop>false</ScaleCrop>
  <LinksUpToDate>false</LinksUpToDate>
  <CharactersWithSpaces>1137</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2023-06-18T01:18:00Z</dcterms:created>
  <dc:creator>刘思含</dc:creator>
  <cp:lastModifiedBy>余华</cp:lastModifiedBy>
  <cp:lastPrinted>2023-06-20T16:35:00Z</cp:lastPrinted>
  <dcterms:modified xsi:type="dcterms:W3CDTF">2023-06-21T13:33:23Z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EA7525EAA4494D16A1EBA097492D02FD_11</vt:lpwstr>
  </property>
</Properties>
</file>