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  <w:t>网评处</w:t>
      </w:r>
      <w:del w:id="0" w:author="黄书锭" w:date="2025-07-30T13:18:31Z">
        <w:r>
          <w:rPr>
            <w:rFonts w:hint="eastAsia" w:ascii="方正小标宋简体" w:hAnsi="方正小标宋简体" w:eastAsia="方正小标宋简体" w:cs="方正小标宋简体"/>
            <w:bCs/>
            <w:sz w:val="44"/>
            <w:szCs w:val="44"/>
            <w:lang w:val="en-US" w:eastAsia="zh-CN"/>
          </w:rPr>
          <w:delText>党支部</w:delText>
        </w:r>
      </w:del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  <w:t>、机关党</w:t>
      </w:r>
      <w:del w:id="1" w:author="黄书锭" w:date="2025-07-30T13:18:34Z">
        <w:r>
          <w:rPr>
            <w:rFonts w:hint="eastAsia" w:ascii="方正小标宋简体" w:hAnsi="方正小标宋简体" w:eastAsia="方正小标宋简体" w:cs="方正小标宋简体"/>
            <w:bCs/>
            <w:sz w:val="44"/>
            <w:szCs w:val="44"/>
            <w:lang w:val="en-US" w:eastAsia="zh-CN"/>
          </w:rPr>
          <w:delText>委</w:delText>
        </w:r>
      </w:del>
      <w:ins w:id="2" w:author="黄书锭" w:date="2025-07-30T13:18:34Z">
        <w:r>
          <w:rPr>
            <w:rFonts w:hint="eastAsia" w:ascii="方正小标宋简体" w:hAnsi="方正小标宋简体" w:eastAsia="方正小标宋简体" w:cs="方正小标宋简体"/>
            <w:bCs/>
            <w:sz w:val="44"/>
            <w:szCs w:val="44"/>
            <w:lang w:val="en-US" w:eastAsia="zh-CN"/>
          </w:rPr>
          <w:t>办</w:t>
        </w:r>
      </w:ins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  <w:t>党支部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  <w:t>联合</w:t>
      </w:r>
      <w:del w:id="3" w:author="黄书锭" w:date="2025-07-30T13:18:38Z">
        <w:r>
          <w:rPr>
            <w:rFonts w:hint="eastAsia" w:ascii="方正小标宋简体" w:hAnsi="方正小标宋简体" w:eastAsia="方正小标宋简体" w:cs="方正小标宋简体"/>
            <w:bCs/>
            <w:sz w:val="44"/>
            <w:szCs w:val="44"/>
            <w:lang w:val="en-US" w:eastAsia="zh-CN"/>
          </w:rPr>
          <w:delText>举办</w:delText>
        </w:r>
      </w:del>
      <w:ins w:id="4" w:author="黄书锭" w:date="2025-07-30T13:18:38Z">
        <w:r>
          <w:rPr>
            <w:rFonts w:hint="eastAsia" w:ascii="方正小标宋简体" w:hAnsi="方正小标宋简体" w:eastAsia="方正小标宋简体" w:cs="方正小标宋简体"/>
            <w:bCs/>
            <w:sz w:val="44"/>
            <w:szCs w:val="44"/>
            <w:lang w:val="en-US" w:eastAsia="zh-CN"/>
          </w:rPr>
          <w:t>开展</w:t>
        </w:r>
      </w:ins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  <w:t>主题党日活动方案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为持续深化拓展“三争”行动，以高质量党建促进高质量发展，结合与民营企业开展联学联建活动，网评处</w:t>
      </w:r>
      <w:del w:id="5" w:author="黄书锭" w:date="2025-07-30T13:18:4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党支部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、机关党</w:t>
      </w:r>
      <w:del w:id="6" w:author="黄书锭" w:date="2025-07-30T13:18:4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委</w:delText>
        </w:r>
      </w:del>
      <w:ins w:id="7" w:author="黄书锭" w:date="2025-07-30T13:18:4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办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党支部拟联合</w:t>
      </w:r>
      <w:del w:id="8" w:author="黄书锭" w:date="2025-07-30T13:18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举办</w:delText>
        </w:r>
      </w:del>
      <w:ins w:id="9" w:author="黄书锭" w:date="2025-07-30T13:18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开展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主题党日活动。具体方案如下：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2" w:firstLineChars="200"/>
        <w:textAlignment w:val="auto"/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时间：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2025年8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  <w:t>日（周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五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上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  <w:t>午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2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地点：</w:t>
      </w:r>
      <w:r>
        <w:rPr>
          <w:rFonts w:hint="eastAsia" w:ascii="仿宋_GB2312" w:hAnsi="仿宋_GB2312" w:eastAsia="仿宋_GB2312" w:cs="仿宋_GB2312"/>
          <w:b/>
          <w:sz w:val="32"/>
          <w:szCs w:val="32"/>
          <w:lang w:val="en-US" w:eastAsia="zh-CN"/>
        </w:rPr>
        <w:t>福州数字党建（网龙）学院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2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参加人员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10" w:author="黄凌" w:date="2025-07-30T11:25:17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1</w:delText>
        </w:r>
      </w:del>
      <w:del w:id="11" w:author="黄凌" w:date="2025-07-30T11:25:16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刘建斌 省委网信办副主任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12" w:author="黄凌" w:date="2025-07-30T11:25:18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2.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黄  凌 省委网信办网评处处长、一级调研员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13" w:author="黄凌" w:date="2025-07-30T11:25:19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3.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黄书锭 省委网信办机关党委专职副书记、一级调研员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14" w:author="黄凌" w:date="2025-07-30T11:25:21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4</w:delText>
        </w:r>
      </w:del>
      <w:del w:id="15" w:author="黄凌" w:date="2025-07-30T11:25:20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杨  鸿 省委网信办网评处二级调研员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16" w:author="黄凌" w:date="2025-07-30T11:25:22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5.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彭文伟 省委网信办网评处副处长、二级调研员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ins w:id="17" w:author="黄书锭" w:date="2025-07-30T13:19:05Z"/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ins w:id="18" w:author="黄书锭" w:date="2025-07-30T13:19:05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t>叶婷婷 省委网信办机关党委一级主任科员</w:t>
        </w:r>
      </w:ins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19" w:author="黄凌" w:date="2025-07-30T11:25:23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6.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王中赏 省委网信办机关党委一级主任科员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del w:id="20" w:author="黄书锭" w:date="2025-07-30T13:19:05Z"/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21" w:author="黄书锭" w:date="2025-07-30T13:19:05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7.叶婷婷 省委网信办机关党委一级主任科员</w:delText>
        </w:r>
      </w:del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del w:id="22" w:author="黄凌" w:date="2025-07-30T11:25:26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8</w:delText>
        </w:r>
      </w:del>
      <w:del w:id="23" w:author="黄凌" w:date="2025-07-30T11:25:25Z">
        <w:r>
          <w:rPr>
            <w:rFonts w:hint="eastAsia" w:ascii="仿宋_GB2312" w:hAnsi="仿宋_GB2312" w:eastAsia="仿宋_GB2312" w:cs="仿宋_GB2312"/>
            <w:b w:val="0"/>
            <w:bCs/>
            <w:sz w:val="32"/>
            <w:szCs w:val="32"/>
            <w:lang w:val="en-US" w:eastAsia="zh-CN"/>
          </w:rPr>
          <w:delText>.</w:delText>
        </w:r>
      </w:del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阮召隆 省委网信办网评处四级主任科员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2" w:firstLineChars="200"/>
        <w:textAlignment w:val="auto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四、活动行程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8:30-9:30   前往福州数字党建（网龙）学院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9:30-10:15  参观福州党建（网龙）学院、数字党员政治生活馆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10:15-11:00 召开联学联建座谈（围绕“政策共学、难题共解、资源共享、服务共融”）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11:00-12:00 返程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2" w:firstLineChars="200"/>
        <w:textAlignment w:val="auto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五、经费预算</w:t>
      </w:r>
    </w:p>
    <w:p>
      <w:pPr>
        <w:rPr>
          <w:rFonts w:hint="default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 xml:space="preserve">    租用一部中巴车（17座），往返120公里，费用预算1500元，</w:t>
      </w:r>
      <w:ins w:id="24" w:author="黄凌" w:date="2025-07-30T11:25:02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拟</w:t>
        </w:r>
      </w:ins>
      <w:ins w:id="25" w:author="黄凌" w:date="2025-07-30T11:25:04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从办</w:t>
        </w:r>
      </w:ins>
      <w:ins w:id="26" w:author="黄凌" w:date="2025-07-30T11:25:05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机关</w:t>
        </w:r>
      </w:ins>
      <w:ins w:id="27" w:author="黄凌" w:date="2025-07-30T11:25:06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党</w:t>
        </w:r>
      </w:ins>
      <w:ins w:id="28" w:author="黄凌" w:date="2025-07-30T11:25:07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t>建</w:t>
        </w:r>
      </w:ins>
      <w:ins w:id="29" w:author="黄凌" w:date="2025-07-30T11:25:08Z">
        <w:del w:id="30" w:author="黄书锭" w:date="2025-07-30T13:19:15Z">
          <w:r>
            <w:rPr>
              <w:rFonts w:hint="eastAsia" w:ascii="仿宋_GB2312" w:hAnsi="仿宋_GB2312" w:eastAsia="仿宋_GB2312" w:cs="仿宋_GB2312"/>
              <w:bCs/>
              <w:color w:val="auto"/>
              <w:sz w:val="32"/>
              <w:szCs w:val="32"/>
              <w:lang w:val="en-US" w:eastAsia="zh-CN"/>
            </w:rPr>
            <w:delText>活动</w:delText>
          </w:r>
        </w:del>
      </w:ins>
      <w:del w:id="31" w:author="黄凌" w:date="2025-07-30T11:25:02Z">
        <w:r>
          <w:rPr>
            <w:rFonts w:hint="eastAsia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从</w:delText>
        </w:r>
      </w:del>
      <w:del w:id="32" w:author="黄凌" w:date="2025-07-30T11:25:02Z">
        <w:r>
          <w:rPr>
            <w:rFonts w:hint="default" w:ascii="仿宋_GB2312" w:hAnsi="仿宋_GB2312" w:eastAsia="仿宋_GB2312" w:cs="仿宋_GB2312"/>
            <w:bCs/>
            <w:color w:val="auto"/>
            <w:sz w:val="32"/>
            <w:szCs w:val="32"/>
            <w:lang w:val="en-US" w:eastAsia="zh-CN"/>
          </w:rPr>
          <w:delText>党日活动</w:delText>
        </w:r>
      </w:del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经费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支出。</w:t>
      </w: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rPr>
          <w:rFonts w:hint="eastAsia" w:ascii="仿宋" w:hAnsi="仿宋" w:eastAsia="仿宋" w:cs="仿宋"/>
          <w:bCs/>
          <w:sz w:val="28"/>
          <w:szCs w:val="28"/>
          <w:lang w:eastAsia="zh-CN"/>
        </w:rPr>
      </w:pPr>
    </w:p>
    <w:p>
      <w:pPr>
        <w:jc w:val="center"/>
        <w:rPr>
          <w:rStyle w:val="8"/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  <w:lang w:val="en-US" w:eastAsia="zh-CN"/>
        </w:rPr>
      </w:pPr>
      <w:r>
        <w:rPr>
          <w:rStyle w:val="8"/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>主题党日活动点介绍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福州数字党建（网龙）学院位于网龙数字教育小镇，占地1000多亩。参观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数字教育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小镇，感受互联网企业文化；参观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Hans"/>
        </w:rPr>
        <w:t>数字党建学院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，交流探讨基层党建工作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参观数字党员政治生活馆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，了解“数字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党建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”工作新形态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。</w:t>
      </w:r>
    </w:p>
    <w:p>
      <w:pPr>
        <w:pStyle w:val="5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450080" cy="2835275"/>
            <wp:effectExtent l="0" t="0" r="7620" b="3175"/>
            <wp:docPr id="39" name="图片 39" descr="8bd0499491abb1e47b1305ecab2a755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bd0499491abb1e47b1305ecab2a75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371475</wp:posOffset>
            </wp:positionV>
            <wp:extent cx="4460875" cy="2016125"/>
            <wp:effectExtent l="0" t="0" r="15875" b="3175"/>
            <wp:wrapNone/>
            <wp:docPr id="13" name="图片 13" descr="cbf10ba90d81788c62972ea513d42e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bf10ba90d81788c62972ea513d42e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数字教育小镇</w:t>
      </w:r>
    </w:p>
    <w:p>
      <w:pPr>
        <w:pStyle w:val="5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5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5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5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5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jc w:val="center"/>
        <w:rPr>
          <w:rFonts w:ascii="仿宋" w:hAnsi="仿宋" w:eastAsia="仿宋" w:cs="仿宋"/>
          <w:bCs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CAVE沉浸式光影展厅</w:t>
      </w:r>
    </w:p>
    <w:p>
      <w:pPr>
        <w:pStyle w:val="5"/>
        <w:jc w:val="center"/>
        <w:rPr>
          <w:rFonts w:hint="default" w:ascii="宋体" w:hAnsi="宋体" w:eastAsia="宋体" w:cs="宋体"/>
          <w:sz w:val="28"/>
          <w:szCs w:val="28"/>
          <w:lang w:val="en-US" w:eastAsia="zh-Hans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宋体" w:hAnsi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883785" cy="3663315"/>
            <wp:effectExtent l="0" t="0" r="12065" b="13335"/>
            <wp:docPr id="7" name="图片 7" descr="微信图片_2021102517200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110251720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数字党员政治生活馆</w:t>
      </w:r>
    </w:p>
    <w:sectPr>
      <w:pgSz w:w="11906" w:h="16838"/>
      <w:pgMar w:top="2098" w:right="1633" w:bottom="1440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erdana">
    <w:altName w:val="Ubuntu Light"/>
    <w:panose1 w:val="020B0604030504040204"/>
    <w:charset w:val="00"/>
    <w:family w:val="swiss"/>
    <w:pitch w:val="default"/>
    <w:sig w:usb0="00000000" w:usb1="00000000" w:usb2="00000010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DB4151"/>
    <w:multiLevelType w:val="singleLevel"/>
    <w:tmpl w:val="33DB4151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凌">
    <w15:presenceInfo w15:providerId="None" w15:userId="黄凌"/>
  </w15:person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BF7655"/>
    <w:rsid w:val="8FBF7655"/>
    <w:rsid w:val="F7FF2F57"/>
    <w:rsid w:val="F9F91631"/>
    <w:rsid w:val="FC8D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rFonts w:ascii="Verdana" w:hAnsi="Verdana"/>
      <w:szCs w:val="20"/>
    </w:r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Balloon Text"/>
    <w:basedOn w:val="1"/>
    <w:unhideWhenUsed/>
    <w:qFormat/>
    <w:uiPriority w:val="99"/>
    <w:rPr>
      <w:sz w:val="18"/>
      <w:szCs w:val="18"/>
    </w:rPr>
  </w:style>
  <w:style w:type="character" w:customStyle="1" w:styleId="8">
    <w:name w:val="标题 1 Char"/>
    <w:link w:val="2"/>
    <w:qFormat/>
    <w:uiPriority w:val="9"/>
    <w:rPr>
      <w:b/>
      <w:kern w:val="44"/>
      <w:sz w:val="44"/>
    </w:rPr>
  </w:style>
  <w:style w:type="paragraph" w:customStyle="1" w:styleId="9">
    <w:name w:val="样式2"/>
    <w:basedOn w:val="1"/>
    <w:qFormat/>
    <w:uiPriority w:val="0"/>
    <w:pPr>
      <w:spacing w:line="600" w:lineRule="exact"/>
      <w:ind w:right="-47" w:rightChars="-47" w:firstLine="200" w:firstLineChars="200"/>
    </w:pPr>
    <w:rPr>
      <w:rFonts w:ascii="Times New Roman" w:hAnsi="Times New Roman"/>
      <w:bCs/>
      <w:szCs w:val="28"/>
    </w:rPr>
  </w:style>
  <w:style w:type="character" w:customStyle="1" w:styleId="10">
    <w:name w:val="说明文字 Char"/>
    <w:link w:val="11"/>
    <w:qFormat/>
    <w:uiPriority w:val="0"/>
    <w:rPr>
      <w:i/>
      <w:color w:val="0000FF"/>
      <w:sz w:val="21"/>
      <w:szCs w:val="21"/>
    </w:rPr>
  </w:style>
  <w:style w:type="paragraph" w:customStyle="1" w:styleId="11">
    <w:name w:val="说明文字"/>
    <w:basedOn w:val="1"/>
    <w:next w:val="3"/>
    <w:link w:val="10"/>
    <w:qFormat/>
    <w:uiPriority w:val="0"/>
    <w:pPr>
      <w:spacing w:before="156" w:after="156"/>
    </w:pPr>
    <w:rPr>
      <w:i/>
      <w:color w:val="0000FF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2025-07-31T09:02:00Z</dcterms:created>
  <dc:creator>彭文伟</dc:creator>
  <cp:lastModifiedBy>黄书锭</cp:lastModifiedBy>
  <dcterms:modified xsi:type="dcterms:W3CDTF">2025-07-30T13:19:36Z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