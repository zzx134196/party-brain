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/>
        <w:jc w:val="center"/>
        <w:textAlignment w:val="auto"/>
        <w:rPr>
          <w:rFonts w:hint="default" w:ascii="Times New Roman" w:hAnsi="Times New Roman" w:eastAsia="方正小标宋简体" w:cs="Times New Roman"/>
          <w:b w:val="0"/>
          <w:bCs w:val="0"/>
          <w:sz w:val="44"/>
          <w:szCs w:val="44"/>
          <w:rPrChange w:id="0" w:author="黄书锭" w:date="2025-12-15T11:47:09Z">
            <w:rPr>
              <w:rFonts w:hint="eastAsia" w:ascii="方正小标宋简体" w:hAnsi="方正小标宋简体" w:eastAsia="方正小标宋简体" w:cs="方正小标宋简体"/>
              <w:b w:val="0"/>
              <w:bCs w:val="0"/>
              <w:sz w:val="44"/>
              <w:szCs w:val="44"/>
            </w:rPr>
          </w:rPrChange>
        </w:rPr>
      </w:pPr>
      <w:r>
        <w:rPr>
          <w:rFonts w:hint="default" w:ascii="Times New Roman" w:hAnsi="Times New Roman" w:eastAsia="方正小标宋简体" w:cs="Times New Roman"/>
          <w:b w:val="0"/>
          <w:bCs w:val="0"/>
          <w:sz w:val="44"/>
          <w:szCs w:val="44"/>
          <w:lang w:eastAsia="zh-CN"/>
          <w:rPrChange w:id="1" w:author="黄书锭" w:date="2025-12-15T11:47:09Z">
            <w:rPr>
              <w:rFonts w:hint="eastAsia" w:ascii="方正小标宋简体" w:hAnsi="方正小标宋简体" w:eastAsia="方正小标宋简体" w:cs="方正小标宋简体"/>
              <w:b w:val="0"/>
              <w:bCs w:val="0"/>
              <w:sz w:val="44"/>
              <w:szCs w:val="44"/>
              <w:lang w:eastAsia="zh-CN"/>
            </w:rPr>
          </w:rPrChange>
        </w:rPr>
        <w:t>深学细悟汇共识</w:t>
      </w:r>
      <w:r>
        <w:rPr>
          <w:rFonts w:hint="default" w:ascii="Times New Roman" w:hAnsi="Times New Roman" w:eastAsia="方正小标宋简体" w:cs="Times New Roman"/>
          <w:b w:val="0"/>
          <w:bCs w:val="0"/>
          <w:sz w:val="44"/>
          <w:szCs w:val="44"/>
          <w:lang w:val="en-US" w:eastAsia="zh-CN"/>
          <w:rPrChange w:id="2" w:author="黄书锭" w:date="2025-12-15T11:47:09Z">
            <w:rPr>
              <w:rFonts w:hint="eastAsia" w:ascii="方正小标宋简体" w:hAnsi="方正小标宋简体" w:eastAsia="方正小标宋简体" w:cs="方正小标宋简体"/>
              <w:b w:val="0"/>
              <w:bCs w:val="0"/>
              <w:sz w:val="44"/>
              <w:szCs w:val="44"/>
              <w:lang w:val="en-US" w:eastAsia="zh-CN"/>
            </w:rPr>
          </w:rPrChange>
        </w:rPr>
        <w:t xml:space="preserve">  凝心聚力担使命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/>
        <w:jc w:val="center"/>
        <w:textAlignment w:val="auto"/>
        <w:rPr>
          <w:rFonts w:hint="default" w:ascii="Times New Roman" w:hAnsi="Times New Roman" w:eastAsia="方正小标宋简体"/>
          <w:color w:val="auto"/>
          <w:sz w:val="36"/>
          <w:szCs w:val="36"/>
          <w:rPrChange w:id="3" w:author="黄书锭" w:date="2025-12-15T11:47:09Z">
            <w:rPr>
              <w:rFonts w:hint="eastAsia" w:ascii="方正小标宋简体" w:hAnsi="等线" w:eastAsia="方正小标宋简体"/>
              <w:color w:val="auto"/>
              <w:sz w:val="36"/>
              <w:szCs w:val="36"/>
            </w:rPr>
          </w:rPrChange>
        </w:rPr>
      </w:pPr>
      <w:r>
        <w:rPr>
          <w:rFonts w:hint="default" w:ascii="Times New Roman" w:hAnsi="Times New Roman" w:eastAsia="方正小标宋简体"/>
          <w:color w:val="auto"/>
          <w:sz w:val="36"/>
          <w:szCs w:val="36"/>
          <w:lang w:val="en-US" w:eastAsia="zh-CN"/>
          <w:rPrChange w:id="4" w:author="黄书锭" w:date="2025-12-15T11:47:09Z">
            <w:rPr>
              <w:rFonts w:hint="eastAsia" w:ascii="方正小标宋简体" w:hAnsi="等线" w:eastAsia="方正小标宋简体"/>
              <w:color w:val="auto"/>
              <w:sz w:val="36"/>
              <w:szCs w:val="36"/>
              <w:lang w:val="en-US" w:eastAsia="zh-CN"/>
            </w:rPr>
          </w:rPrChange>
        </w:rPr>
        <w:t>——省委网信办青</w:t>
      </w:r>
      <w:r>
        <w:rPr>
          <w:rFonts w:hint="default" w:ascii="Times New Roman" w:hAnsi="Times New Roman" w:eastAsia="方正小标宋简体"/>
          <w:color w:val="auto"/>
          <w:sz w:val="36"/>
          <w:szCs w:val="36"/>
          <w:lang w:eastAsia="zh-CN"/>
          <w:rPrChange w:id="5" w:author="黄书锭" w:date="2025-12-15T11:47:09Z">
            <w:rPr>
              <w:rFonts w:hint="eastAsia" w:ascii="方正小标宋简体" w:hAnsi="等线" w:eastAsia="方正小标宋简体"/>
              <w:color w:val="auto"/>
              <w:sz w:val="36"/>
              <w:szCs w:val="36"/>
              <w:lang w:eastAsia="zh-CN"/>
            </w:rPr>
          </w:rPrChange>
        </w:rPr>
        <w:t>年理论学习小组</w:t>
      </w:r>
      <w:r>
        <w:rPr>
          <w:rFonts w:hint="default" w:ascii="Times New Roman" w:hAnsi="Times New Roman" w:eastAsia="方正小标宋简体"/>
          <w:color w:val="auto"/>
          <w:sz w:val="36"/>
          <w:szCs w:val="36"/>
          <w:rPrChange w:id="6" w:author="黄书锭" w:date="2025-12-15T11:47:09Z">
            <w:rPr>
              <w:rFonts w:hint="eastAsia" w:ascii="方正小标宋简体" w:hAnsi="等线" w:eastAsia="方正小标宋简体"/>
              <w:color w:val="auto"/>
              <w:sz w:val="36"/>
              <w:szCs w:val="36"/>
            </w:rPr>
          </w:rPrChange>
        </w:rPr>
        <w:t>活动方案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ascii="Times New Roman" w:hAnsi="Times New Roman" w:eastAsia="仿宋_GB2312"/>
          <w:color w:val="auto"/>
          <w:sz w:val="32"/>
          <w:szCs w:val="32"/>
          <w:rPrChange w:id="7" w:author="黄书锭" w:date="2025-12-15T11:47:09Z">
            <w:rPr>
              <w:rFonts w:ascii="仿宋_GB2312" w:hAnsi="仿宋" w:eastAsia="仿宋_GB2312"/>
              <w:color w:val="auto"/>
              <w:sz w:val="32"/>
              <w:szCs w:val="32"/>
            </w:rPr>
          </w:rPrChange>
        </w:rPr>
      </w:pPr>
    </w:p>
    <w:p>
      <w:pPr>
        <w:ind w:firstLine="640" w:firstLineChars="200"/>
        <w:rPr>
          <w:rFonts w:hint="default" w:ascii="Times New Roman" w:hAnsi="Times New Roman" w:eastAsia="仿宋_GB2312"/>
          <w:color w:val="auto"/>
          <w:sz w:val="32"/>
          <w:szCs w:val="32"/>
          <w:rPrChange w:id="8" w:author="黄书锭" w:date="2025-12-15T11:47:09Z">
            <w:rPr>
              <w:rFonts w:hint="eastAsia" w:ascii="仿宋_GB2312" w:hAnsi="仿宋" w:eastAsia="仿宋_GB2312"/>
              <w:color w:val="auto"/>
              <w:sz w:val="32"/>
              <w:szCs w:val="32"/>
            </w:rPr>
          </w:rPrChange>
        </w:rPr>
      </w:pPr>
      <w:r>
        <w:rPr>
          <w:rFonts w:hint="default" w:ascii="Times New Roman" w:hAnsi="Times New Roman" w:eastAsia="仿宋_GB2312"/>
          <w:color w:val="auto"/>
          <w:sz w:val="32"/>
          <w:szCs w:val="32"/>
          <w:rPrChange w:id="9" w:author="黄书锭" w:date="2025-12-15T11:47:09Z">
            <w:rPr>
              <w:rFonts w:hint="eastAsia" w:ascii="仿宋_GB2312" w:hAnsi="仿宋" w:eastAsia="仿宋_GB2312"/>
              <w:color w:val="auto"/>
              <w:sz w:val="32"/>
              <w:szCs w:val="32"/>
            </w:rPr>
          </w:rPrChange>
        </w:rPr>
        <w:t>为深入学习贯彻党的二十</w:t>
      </w:r>
      <w:r>
        <w:rPr>
          <w:rFonts w:hint="default" w:ascii="Times New Roman" w:hAnsi="Times New Roman" w:eastAsia="仿宋_GB2312"/>
          <w:color w:val="auto"/>
          <w:sz w:val="32"/>
          <w:szCs w:val="32"/>
          <w:lang w:eastAsia="zh-CN"/>
          <w:rPrChange w:id="10" w:author="黄书锭" w:date="2025-12-15T11:47:09Z">
            <w:rPr>
              <w:rFonts w:hint="eastAsia" w:ascii="仿宋_GB2312" w:hAnsi="仿宋" w:eastAsia="仿宋_GB2312"/>
              <w:color w:val="auto"/>
              <w:sz w:val="32"/>
              <w:szCs w:val="32"/>
              <w:lang w:eastAsia="zh-CN"/>
            </w:rPr>
          </w:rPrChange>
        </w:rPr>
        <w:t>届四中全会和省委十一届九次全会精神</w:t>
      </w:r>
      <w:r>
        <w:rPr>
          <w:rFonts w:hint="default" w:ascii="Times New Roman" w:hAnsi="Times New Roman" w:eastAsia="仿宋_GB2312"/>
          <w:color w:val="auto"/>
          <w:sz w:val="32"/>
          <w:szCs w:val="32"/>
          <w:rPrChange w:id="11" w:author="黄书锭" w:date="2025-12-15T11:47:09Z">
            <w:rPr>
              <w:rFonts w:hint="eastAsia" w:ascii="仿宋_GB2312" w:hAnsi="仿宋" w:eastAsia="仿宋_GB2312"/>
              <w:color w:val="auto"/>
              <w:sz w:val="32"/>
              <w:szCs w:val="32"/>
            </w:rPr>
          </w:rPrChange>
        </w:rPr>
        <w:t>，</w:t>
      </w:r>
      <w:r>
        <w:rPr>
          <w:rFonts w:hint="default" w:ascii="Times New Roman" w:hAnsi="Times New Roman" w:eastAsia="仿宋_GB2312"/>
          <w:color w:val="auto"/>
          <w:sz w:val="32"/>
          <w:szCs w:val="32"/>
          <w:lang w:eastAsia="zh-CN"/>
          <w:rPrChange w:id="12" w:author="黄书锭" w:date="2025-12-15T11:47:09Z">
            <w:rPr>
              <w:rFonts w:hint="eastAsia" w:ascii="仿宋_GB2312" w:hAnsi="仿宋" w:eastAsia="仿宋_GB2312"/>
              <w:color w:val="auto"/>
              <w:sz w:val="32"/>
              <w:szCs w:val="32"/>
              <w:lang w:eastAsia="zh-CN"/>
            </w:rPr>
          </w:rPrChange>
        </w:rPr>
        <w:t>深化拓展</w:t>
      </w:r>
      <w:r>
        <w:rPr>
          <w:rFonts w:hint="default" w:ascii="Times New Roman" w:hAnsi="Times New Roman" w:eastAsia="仿宋_GB2312"/>
          <w:color w:val="auto"/>
          <w:sz w:val="32"/>
          <w:szCs w:val="32"/>
          <w:rPrChange w:id="13" w:author="黄书锭" w:date="2025-12-15T11:47:09Z">
            <w:rPr>
              <w:rFonts w:hint="eastAsia" w:ascii="仿宋_GB2312" w:hAnsi="仿宋" w:eastAsia="仿宋_GB2312"/>
              <w:color w:val="auto"/>
              <w:sz w:val="32"/>
              <w:szCs w:val="32"/>
            </w:rPr>
          </w:rPrChange>
        </w:rPr>
        <w:t>“深学争优，敢为争先，实干争效”行动，</w:t>
      </w:r>
      <w:r>
        <w:rPr>
          <w:rFonts w:hint="default" w:ascii="Times New Roman" w:hAnsi="Times New Roman" w:eastAsia="仿宋_GB2312"/>
          <w:color w:val="auto"/>
          <w:sz w:val="32"/>
          <w:szCs w:val="32"/>
          <w:lang w:val="en-US" w:eastAsia="zh-CN"/>
          <w:rPrChange w:id="14" w:author="黄书锭" w:date="2025-12-15T11:47:09Z">
            <w:rPr>
              <w:rFonts w:hint="eastAsia" w:ascii="仿宋_GB2312" w:hAnsi="仿宋" w:eastAsia="仿宋_GB2312"/>
              <w:color w:val="auto"/>
              <w:sz w:val="32"/>
              <w:szCs w:val="32"/>
              <w:lang w:val="en-US" w:eastAsia="zh-CN"/>
            </w:rPr>
          </w:rPrChange>
        </w:rPr>
        <w:t>加强青年干部教育引领、凝心铸魂、激发力量，增强勇担新时代网信使命的责任感，</w:t>
      </w:r>
      <w:del w:id="15" w:author="黄书锭" w:date="2025-12-15T12:02:49Z">
        <w:r>
          <w:rPr>
            <w:rFonts w:hint="default" w:ascii="Times New Roman" w:hAnsi="Times New Roman" w:eastAsia="仿宋_GB2312"/>
            <w:color w:val="auto"/>
            <w:sz w:val="32"/>
            <w:szCs w:val="32"/>
            <w:lang w:val="en-US" w:eastAsia="zh-CN"/>
            <w:rPrChange w:id="16" w:author="黄书锭" w:date="2025-12-15T11:47:09Z">
              <w:rPr>
                <w:rFonts w:hint="eastAsia" w:ascii="仿宋_GB2312" w:hAnsi="仿宋" w:eastAsia="仿宋_GB2312"/>
                <w:color w:val="auto"/>
                <w:sz w:val="32"/>
                <w:szCs w:val="32"/>
                <w:lang w:val="en-US" w:eastAsia="zh-CN"/>
              </w:rPr>
            </w:rPrChange>
          </w:rPr>
          <w:delText>综合处、</w:delText>
        </w:r>
      </w:del>
      <w:r>
        <w:rPr>
          <w:rFonts w:hint="default" w:ascii="Times New Roman" w:hAnsi="Times New Roman" w:eastAsia="仿宋_GB2312"/>
          <w:color w:val="auto"/>
          <w:sz w:val="32"/>
          <w:szCs w:val="32"/>
          <w:lang w:val="en-US" w:eastAsia="zh-CN"/>
          <w:rPrChange w:id="18" w:author="黄书锭" w:date="2025-12-15T11:47:09Z">
            <w:rPr>
              <w:rFonts w:hint="eastAsia" w:ascii="仿宋_GB2312" w:hAnsi="仿宋" w:eastAsia="仿宋_GB2312"/>
              <w:color w:val="auto"/>
              <w:sz w:val="32"/>
              <w:szCs w:val="32"/>
              <w:lang w:val="en-US" w:eastAsia="zh-CN"/>
            </w:rPr>
          </w:rPrChange>
        </w:rPr>
        <w:t>机关党办党支部、</w:t>
      </w:r>
      <w:ins w:id="19" w:author="黄书锭" w:date="2025-12-15T11:45:36Z">
        <w:r>
          <w:rPr>
            <w:rFonts w:hint="default" w:ascii="Times New Roman" w:hAnsi="Times New Roman" w:eastAsia="仿宋_GB2312"/>
            <w:color w:val="auto"/>
            <w:sz w:val="32"/>
            <w:szCs w:val="32"/>
            <w:lang w:val="en-US" w:eastAsia="zh-CN"/>
            <w:rPrChange w:id="20" w:author="黄书锭" w:date="2025-12-15T11:47:09Z">
              <w:rPr>
                <w:rFonts w:hint="eastAsia" w:ascii="仿宋_GB2312" w:hAnsi="仿宋" w:eastAsia="仿宋_GB2312"/>
                <w:color w:val="auto"/>
                <w:sz w:val="32"/>
                <w:szCs w:val="32"/>
                <w:lang w:val="en-US" w:eastAsia="zh-CN"/>
              </w:rPr>
            </w:rPrChange>
          </w:rPr>
          <w:t>办</w:t>
        </w:r>
      </w:ins>
      <w:r>
        <w:rPr>
          <w:rFonts w:hint="default" w:ascii="Times New Roman" w:hAnsi="Times New Roman" w:eastAsia="仿宋_GB2312"/>
          <w:color w:val="auto"/>
          <w:sz w:val="32"/>
          <w:szCs w:val="32"/>
          <w:lang w:val="en-US" w:eastAsia="zh-CN"/>
          <w:rPrChange w:id="21" w:author="黄书锭" w:date="2025-12-15T11:47:09Z">
            <w:rPr>
              <w:rFonts w:hint="eastAsia" w:ascii="仿宋_GB2312" w:hAnsi="仿宋" w:eastAsia="仿宋_GB2312"/>
              <w:color w:val="auto"/>
              <w:sz w:val="32"/>
              <w:szCs w:val="32"/>
              <w:lang w:val="en-US" w:eastAsia="zh-CN"/>
            </w:rPr>
          </w:rPrChange>
        </w:rPr>
        <w:t>青年理论学习小组</w:t>
      </w:r>
      <w:r>
        <w:rPr>
          <w:rFonts w:hint="default" w:ascii="Times New Roman" w:hAnsi="Times New Roman" w:eastAsia="仿宋_GB2312"/>
          <w:color w:val="auto"/>
          <w:sz w:val="32"/>
          <w:szCs w:val="32"/>
          <w:rPrChange w:id="22" w:author="黄书锭" w:date="2025-12-15T11:47:09Z">
            <w:rPr>
              <w:rFonts w:hint="eastAsia" w:ascii="仿宋_GB2312" w:hAnsi="仿宋" w:eastAsia="仿宋_GB2312"/>
              <w:color w:val="auto"/>
              <w:sz w:val="32"/>
              <w:szCs w:val="32"/>
            </w:rPr>
          </w:rPrChange>
        </w:rPr>
        <w:t>拟于近期</w:t>
      </w:r>
      <w:r>
        <w:rPr>
          <w:rFonts w:hint="default" w:ascii="Times New Roman" w:hAnsi="Times New Roman" w:eastAsia="仿宋_GB2312"/>
          <w:color w:val="auto"/>
          <w:sz w:val="32"/>
          <w:szCs w:val="32"/>
          <w:lang w:eastAsia="zh-CN"/>
          <w:rPrChange w:id="23" w:author="黄书锭" w:date="2025-12-15T11:47:09Z">
            <w:rPr>
              <w:rFonts w:hint="eastAsia" w:ascii="仿宋_GB2312" w:hAnsi="仿宋" w:eastAsia="仿宋_GB2312"/>
              <w:color w:val="auto"/>
              <w:sz w:val="32"/>
              <w:szCs w:val="32"/>
              <w:lang w:eastAsia="zh-CN"/>
            </w:rPr>
          </w:rPrChange>
        </w:rPr>
        <w:t>联合福州市委网信办、</w:t>
      </w:r>
      <w:ins w:id="24" w:author="黄书锭" w:date="2025-12-15T11:45:27Z">
        <w:r>
          <w:rPr>
            <w:rFonts w:hint="default" w:ascii="Times New Roman" w:hAnsi="Times New Roman" w:eastAsia="仿宋_GB2312"/>
            <w:color w:val="auto"/>
            <w:sz w:val="32"/>
            <w:szCs w:val="32"/>
            <w:lang w:eastAsia="zh-CN"/>
            <w:rPrChange w:id="25" w:author="黄书锭" w:date="2025-12-15T11:47:09Z">
              <w:rPr>
                <w:rFonts w:hint="eastAsia" w:ascii="仿宋_GB2312" w:hAnsi="仿宋" w:eastAsia="仿宋_GB2312"/>
                <w:color w:val="auto"/>
                <w:sz w:val="32"/>
                <w:szCs w:val="32"/>
                <w:lang w:eastAsia="zh-CN"/>
              </w:rPr>
            </w:rPrChange>
          </w:rPr>
          <w:t>晋安区委网信办</w:t>
        </w:r>
      </w:ins>
      <w:r>
        <w:rPr>
          <w:rFonts w:hint="default" w:ascii="Times New Roman" w:hAnsi="Times New Roman" w:eastAsia="仿宋_GB2312"/>
          <w:color w:val="auto"/>
          <w:sz w:val="32"/>
          <w:szCs w:val="32"/>
          <w:lang w:eastAsia="zh-CN"/>
          <w:rPrChange w:id="26" w:author="黄书锭" w:date="2025-12-15T11:47:09Z">
            <w:rPr>
              <w:rFonts w:hint="eastAsia" w:ascii="仿宋_GB2312" w:hAnsi="仿宋" w:eastAsia="仿宋_GB2312"/>
              <w:color w:val="auto"/>
              <w:sz w:val="32"/>
              <w:szCs w:val="32"/>
              <w:lang w:eastAsia="zh-CN"/>
            </w:rPr>
          </w:rPrChange>
        </w:rPr>
        <w:t>共同开展以“深学细悟汇共识</w:t>
      </w:r>
      <w:r>
        <w:rPr>
          <w:rFonts w:hint="default" w:ascii="Times New Roman" w:hAnsi="Times New Roman" w:eastAsia="仿宋_GB2312"/>
          <w:color w:val="auto"/>
          <w:sz w:val="32"/>
          <w:szCs w:val="32"/>
          <w:lang w:val="en-US" w:eastAsia="zh-CN"/>
          <w:rPrChange w:id="27" w:author="黄书锭" w:date="2025-12-15T11:47:09Z">
            <w:rPr>
              <w:rFonts w:hint="eastAsia" w:ascii="仿宋_GB2312" w:hAnsi="仿宋" w:eastAsia="仿宋_GB2312"/>
              <w:color w:val="auto"/>
              <w:sz w:val="32"/>
              <w:szCs w:val="32"/>
              <w:lang w:val="en-US" w:eastAsia="zh-CN"/>
            </w:rPr>
          </w:rPrChange>
        </w:rPr>
        <w:t xml:space="preserve">  凝心聚力担使命</w:t>
      </w:r>
      <w:r>
        <w:rPr>
          <w:rFonts w:hint="default" w:ascii="Times New Roman" w:hAnsi="Times New Roman" w:eastAsia="仿宋_GB2312"/>
          <w:color w:val="auto"/>
          <w:sz w:val="32"/>
          <w:szCs w:val="32"/>
          <w:lang w:eastAsia="zh-CN"/>
          <w:rPrChange w:id="28" w:author="黄书锭" w:date="2025-12-15T11:47:09Z">
            <w:rPr>
              <w:rFonts w:hint="eastAsia" w:ascii="仿宋_GB2312" w:hAnsi="仿宋" w:eastAsia="仿宋_GB2312"/>
              <w:color w:val="auto"/>
              <w:sz w:val="32"/>
              <w:szCs w:val="32"/>
              <w:lang w:eastAsia="zh-CN"/>
            </w:rPr>
          </w:rPrChange>
        </w:rPr>
        <w:t>”为主题的主题党日暨青年理论学习小组</w:t>
      </w:r>
      <w:r>
        <w:rPr>
          <w:rFonts w:hint="default" w:ascii="Times New Roman" w:hAnsi="Times New Roman" w:eastAsia="仿宋_GB2312"/>
          <w:color w:val="auto"/>
          <w:sz w:val="32"/>
          <w:szCs w:val="32"/>
          <w:rPrChange w:id="29" w:author="黄书锭" w:date="2025-12-15T11:47:09Z">
            <w:rPr>
              <w:rFonts w:hint="eastAsia" w:ascii="仿宋_GB2312" w:hAnsi="仿宋" w:eastAsia="仿宋_GB2312"/>
              <w:color w:val="auto"/>
              <w:sz w:val="32"/>
              <w:szCs w:val="32"/>
            </w:rPr>
          </w:rPrChange>
        </w:rPr>
        <w:t>活动</w:t>
      </w:r>
      <w:r>
        <w:rPr>
          <w:rFonts w:hint="default" w:ascii="Times New Roman" w:hAnsi="Times New Roman" w:eastAsia="仿宋_GB2312"/>
          <w:color w:val="auto"/>
          <w:sz w:val="32"/>
          <w:szCs w:val="32"/>
          <w:lang w:eastAsia="zh-CN"/>
          <w:rPrChange w:id="30" w:author="黄书锭" w:date="2025-12-15T11:47:09Z">
            <w:rPr>
              <w:rFonts w:hint="eastAsia" w:ascii="仿宋_GB2312" w:hAnsi="仿宋" w:eastAsia="仿宋_GB2312"/>
              <w:color w:val="auto"/>
              <w:sz w:val="32"/>
              <w:szCs w:val="32"/>
              <w:lang w:eastAsia="zh-CN"/>
            </w:rPr>
          </w:rPrChange>
        </w:rPr>
        <w:t>，具体方案如下。</w:t>
      </w:r>
    </w:p>
    <w:p>
      <w:pPr>
        <w:ind w:firstLine="640" w:firstLineChars="200"/>
        <w:rPr>
          <w:rFonts w:ascii="Times New Roman" w:hAnsi="Times New Roman" w:eastAsia="黑体"/>
          <w:sz w:val="32"/>
          <w:szCs w:val="32"/>
          <w:rPrChange w:id="31" w:author="黄书锭" w:date="2025-12-15T11:47:09Z">
            <w:rPr>
              <w:rFonts w:ascii="黑体" w:hAnsi="黑体" w:eastAsia="黑体"/>
              <w:sz w:val="32"/>
              <w:szCs w:val="32"/>
            </w:rPr>
          </w:rPrChange>
        </w:rPr>
      </w:pPr>
      <w:r>
        <w:rPr>
          <w:rFonts w:hint="default" w:ascii="Times New Roman" w:hAnsi="Times New Roman" w:eastAsia="黑体"/>
          <w:sz w:val="32"/>
          <w:szCs w:val="32"/>
          <w:rPrChange w:id="32" w:author="黄书锭" w:date="2025-12-15T11:47:09Z">
            <w:rPr>
              <w:rFonts w:hint="eastAsia" w:ascii="黑体" w:hAnsi="黑体" w:eastAsia="黑体"/>
              <w:sz w:val="32"/>
              <w:szCs w:val="32"/>
            </w:rPr>
          </w:rPrChange>
        </w:rPr>
        <w:t>一、</w:t>
      </w:r>
      <w:r>
        <w:rPr>
          <w:rFonts w:hint="default" w:ascii="Times New Roman" w:hAnsi="Times New Roman" w:eastAsia="黑体"/>
          <w:color w:val="auto"/>
          <w:sz w:val="32"/>
          <w:szCs w:val="32"/>
          <w:lang w:eastAsia="zh-CN"/>
          <w:rPrChange w:id="33" w:author="黄书锭" w:date="2025-12-15T11:47:09Z">
            <w:rPr>
              <w:rFonts w:hint="eastAsia" w:ascii="黑体" w:hAnsi="黑体" w:eastAsia="黑体"/>
              <w:color w:val="auto"/>
              <w:sz w:val="32"/>
              <w:szCs w:val="32"/>
              <w:lang w:eastAsia="zh-CN"/>
            </w:rPr>
          </w:rPrChange>
        </w:rPr>
        <w:t>活动</w:t>
      </w:r>
      <w:r>
        <w:rPr>
          <w:rFonts w:hint="default" w:ascii="Times New Roman" w:hAnsi="Times New Roman" w:eastAsia="黑体"/>
          <w:sz w:val="32"/>
          <w:szCs w:val="32"/>
          <w:rPrChange w:id="34" w:author="黄书锭" w:date="2025-12-15T11:47:09Z">
            <w:rPr>
              <w:rFonts w:hint="eastAsia" w:ascii="黑体" w:hAnsi="黑体" w:eastAsia="黑体"/>
              <w:sz w:val="32"/>
              <w:szCs w:val="32"/>
            </w:rPr>
          </w:rPrChange>
        </w:rPr>
        <w:t>时间</w:t>
      </w:r>
    </w:p>
    <w:p>
      <w:pPr>
        <w:ind w:firstLine="640" w:firstLineChars="200"/>
        <w:rPr>
          <w:rFonts w:hint="default" w:ascii="Times New Roman" w:hAnsi="Times New Roman" w:eastAsia="仿宋_GB2312"/>
          <w:sz w:val="32"/>
          <w:szCs w:val="32"/>
          <w:lang w:val="en-US" w:eastAsia="zh-CN"/>
          <w:rPrChange w:id="35" w:author="黄书锭" w:date="2025-12-15T11:47:09Z">
            <w:rPr>
              <w:rFonts w:hint="default" w:ascii="仿宋_GB2312" w:hAnsi="仿宋" w:eastAsia="仿宋_GB2312"/>
              <w:sz w:val="32"/>
              <w:szCs w:val="32"/>
              <w:lang w:val="en-US" w:eastAsia="zh-CN"/>
            </w:rPr>
          </w:rPrChange>
        </w:rPr>
      </w:pPr>
      <w:r>
        <w:rPr>
          <w:rFonts w:hint="default" w:ascii="Times New Roman" w:hAnsi="Times New Roman" w:eastAsia="仿宋_GB2312"/>
          <w:sz w:val="32"/>
          <w:szCs w:val="32"/>
          <w:rPrChange w:id="36" w:author="黄书锭" w:date="2025-12-15T11:47:09Z">
            <w:rPr>
              <w:rFonts w:hint="eastAsia" w:ascii="仿宋_GB2312" w:hAnsi="仿宋" w:eastAsia="仿宋_GB2312"/>
              <w:sz w:val="32"/>
              <w:szCs w:val="32"/>
            </w:rPr>
          </w:rPrChange>
        </w:rPr>
        <w:t>202</w:t>
      </w:r>
      <w:r>
        <w:rPr>
          <w:rFonts w:hint="default" w:ascii="Times New Roman" w:hAnsi="Times New Roman" w:eastAsia="仿宋_GB2312"/>
          <w:sz w:val="32"/>
          <w:szCs w:val="32"/>
          <w:lang w:val="en-US" w:eastAsia="zh-CN"/>
          <w:rPrChange w:id="37" w:author="黄书锭" w:date="2025-12-15T11:47:09Z">
            <w:rPr>
              <w:rFonts w:hint="eastAsia" w:ascii="仿宋_GB2312" w:hAnsi="仿宋" w:eastAsia="仿宋_GB2312"/>
              <w:sz w:val="32"/>
              <w:szCs w:val="32"/>
              <w:lang w:val="en-US" w:eastAsia="zh-CN"/>
            </w:rPr>
          </w:rPrChange>
        </w:rPr>
        <w:t>5</w:t>
      </w:r>
      <w:r>
        <w:rPr>
          <w:rFonts w:hint="default" w:ascii="Times New Roman" w:hAnsi="Times New Roman" w:eastAsia="仿宋_GB2312"/>
          <w:sz w:val="32"/>
          <w:szCs w:val="32"/>
          <w:rPrChange w:id="38" w:author="黄书锭" w:date="2025-12-15T11:47:09Z">
            <w:rPr>
              <w:rFonts w:hint="eastAsia" w:ascii="仿宋_GB2312" w:hAnsi="仿宋" w:eastAsia="仿宋_GB2312"/>
              <w:sz w:val="32"/>
              <w:szCs w:val="32"/>
            </w:rPr>
          </w:rPrChange>
        </w:rPr>
        <w:t>年</w:t>
      </w:r>
      <w:r>
        <w:rPr>
          <w:rFonts w:hint="default" w:ascii="Times New Roman" w:hAnsi="Times New Roman" w:eastAsia="仿宋_GB2312"/>
          <w:sz w:val="32"/>
          <w:szCs w:val="32"/>
          <w:lang w:val="en-US" w:eastAsia="zh-CN"/>
          <w:rPrChange w:id="39" w:author="黄书锭" w:date="2025-12-15T11:47:09Z">
            <w:rPr>
              <w:rFonts w:hint="eastAsia" w:ascii="仿宋_GB2312" w:hAnsi="仿宋" w:eastAsia="仿宋_GB2312"/>
              <w:sz w:val="32"/>
              <w:szCs w:val="32"/>
              <w:lang w:val="en-US" w:eastAsia="zh-CN"/>
            </w:rPr>
          </w:rPrChange>
        </w:rPr>
        <w:t>12</w:t>
      </w:r>
      <w:r>
        <w:rPr>
          <w:rFonts w:hint="default" w:ascii="Times New Roman" w:hAnsi="Times New Roman" w:eastAsia="仿宋_GB2312"/>
          <w:sz w:val="32"/>
          <w:szCs w:val="32"/>
          <w:rPrChange w:id="40" w:author="黄书锭" w:date="2025-12-15T11:47:09Z">
            <w:rPr>
              <w:rFonts w:hint="eastAsia" w:ascii="仿宋_GB2312" w:hAnsi="仿宋" w:eastAsia="仿宋_GB2312"/>
              <w:sz w:val="32"/>
              <w:szCs w:val="32"/>
            </w:rPr>
          </w:rPrChange>
        </w:rPr>
        <w:t>月</w:t>
      </w:r>
      <w:r>
        <w:rPr>
          <w:rFonts w:hint="default" w:ascii="Times New Roman" w:hAnsi="Times New Roman" w:eastAsia="仿宋_GB2312"/>
          <w:sz w:val="32"/>
          <w:szCs w:val="32"/>
          <w:lang w:val="en-US" w:eastAsia="zh-CN"/>
          <w:rPrChange w:id="41" w:author="黄书锭" w:date="2025-12-15T11:47:09Z">
            <w:rPr>
              <w:rFonts w:hint="eastAsia" w:ascii="仿宋_GB2312" w:hAnsi="仿宋" w:eastAsia="仿宋_GB2312"/>
              <w:sz w:val="32"/>
              <w:szCs w:val="32"/>
              <w:lang w:val="en-US" w:eastAsia="zh-CN"/>
            </w:rPr>
          </w:rPrChange>
        </w:rPr>
        <w:t>中下旬（暂定12月17日上午，若遇重要工作任务顺延）</w:t>
      </w:r>
    </w:p>
    <w:p>
      <w:pPr>
        <w:ind w:firstLine="630"/>
        <w:rPr>
          <w:rFonts w:ascii="Times New Roman" w:hAnsi="Times New Roman" w:eastAsia="黑体"/>
          <w:sz w:val="32"/>
          <w:szCs w:val="32"/>
          <w:rPrChange w:id="42" w:author="黄书锭" w:date="2025-12-15T11:47:09Z">
            <w:rPr>
              <w:rFonts w:ascii="黑体" w:hAnsi="黑体" w:eastAsia="黑体"/>
              <w:sz w:val="32"/>
              <w:szCs w:val="32"/>
            </w:rPr>
          </w:rPrChange>
        </w:rPr>
      </w:pPr>
      <w:r>
        <w:rPr>
          <w:rFonts w:hint="default" w:ascii="Times New Roman" w:hAnsi="Times New Roman" w:eastAsia="黑体"/>
          <w:sz w:val="32"/>
          <w:szCs w:val="32"/>
          <w:rPrChange w:id="43" w:author="黄书锭" w:date="2025-12-15T11:47:09Z">
            <w:rPr>
              <w:rFonts w:hint="eastAsia" w:ascii="黑体" w:hAnsi="黑体" w:eastAsia="黑体"/>
              <w:sz w:val="32"/>
              <w:szCs w:val="32"/>
            </w:rPr>
          </w:rPrChange>
        </w:rPr>
        <w:t>二、</w:t>
      </w:r>
      <w:r>
        <w:rPr>
          <w:rFonts w:hint="default" w:ascii="Times New Roman" w:hAnsi="Times New Roman" w:eastAsia="黑体"/>
          <w:color w:val="auto"/>
          <w:sz w:val="32"/>
          <w:szCs w:val="32"/>
          <w:lang w:eastAsia="zh-CN"/>
          <w:rPrChange w:id="44" w:author="黄书锭" w:date="2025-12-15T11:47:09Z">
            <w:rPr>
              <w:rFonts w:hint="eastAsia" w:ascii="黑体" w:hAnsi="黑体" w:eastAsia="黑体"/>
              <w:color w:val="auto"/>
              <w:sz w:val="32"/>
              <w:szCs w:val="32"/>
              <w:lang w:eastAsia="zh-CN"/>
            </w:rPr>
          </w:rPrChange>
        </w:rPr>
        <w:t>活动</w:t>
      </w:r>
      <w:r>
        <w:rPr>
          <w:rFonts w:hint="default" w:ascii="Times New Roman" w:hAnsi="Times New Roman" w:eastAsia="黑体"/>
          <w:sz w:val="32"/>
          <w:szCs w:val="32"/>
          <w:rPrChange w:id="45" w:author="黄书锭" w:date="2025-12-15T11:47:09Z">
            <w:rPr>
              <w:rFonts w:hint="eastAsia" w:ascii="黑体" w:hAnsi="黑体" w:eastAsia="黑体"/>
              <w:sz w:val="32"/>
              <w:szCs w:val="32"/>
            </w:rPr>
          </w:rPrChange>
        </w:rPr>
        <w:t>地点</w:t>
      </w:r>
    </w:p>
    <w:p>
      <w:pPr>
        <w:ind w:firstLine="630"/>
        <w:rPr>
          <w:rFonts w:hint="default" w:ascii="Times New Roman" w:hAnsi="Times New Roman" w:eastAsia="仿宋_GB2312"/>
          <w:sz w:val="32"/>
          <w:szCs w:val="32"/>
          <w:lang w:eastAsia="zh-CN"/>
          <w:rPrChange w:id="46" w:author="黄书锭" w:date="2025-12-15T11:47:09Z">
            <w:rPr>
              <w:rFonts w:hint="eastAsia" w:ascii="仿宋_GB2312" w:hAnsi="仿宋" w:eastAsia="仿宋_GB2312"/>
              <w:sz w:val="32"/>
              <w:szCs w:val="32"/>
              <w:lang w:eastAsia="zh-CN"/>
            </w:rPr>
          </w:rPrChange>
        </w:rPr>
      </w:pPr>
      <w:del w:id="47" w:author="黄书锭" w:date="2025-12-15T11:47:31Z">
        <w:r>
          <w:rPr>
            <w:rFonts w:hint="default" w:ascii="Times New Roman" w:hAnsi="Times New Roman" w:eastAsia="仿宋_GB2312"/>
            <w:sz w:val="32"/>
            <w:szCs w:val="32"/>
            <w:lang w:eastAsia="zh-CN"/>
            <w:rPrChange w:id="48" w:author="黄书锭" w:date="2025-12-15T11:47:09Z">
              <w:rPr>
                <w:rFonts w:hint="eastAsia" w:ascii="仿宋_GB2312" w:hAnsi="仿宋" w:eastAsia="仿宋_GB2312"/>
                <w:sz w:val="32"/>
                <w:szCs w:val="32"/>
                <w:lang w:eastAsia="zh-CN"/>
              </w:rPr>
            </w:rPrChange>
          </w:rPr>
          <w:delText>待定</w:delText>
        </w:r>
      </w:del>
      <w:ins w:id="49" w:author="黄书锭" w:date="2025-12-15T11:47:31Z">
        <w:r>
          <w:rPr>
            <w:rFonts w:hint="default" w:ascii="Times New Roman" w:hAnsi="Times New Roman" w:eastAsia="仿宋_GB2312"/>
            <w:sz w:val="32"/>
            <w:szCs w:val="32"/>
            <w:lang w:eastAsia="zh-CN"/>
            <w:rPrChange w:id="50" w:author="黄书锭" w:date="2025-12-15T11:47:09Z">
              <w:rPr>
                <w:rFonts w:hint="eastAsia" w:ascii="仿宋_GB2312" w:hAnsi="仿宋" w:eastAsia="仿宋_GB2312"/>
                <w:sz w:val="32"/>
                <w:szCs w:val="32"/>
                <w:lang w:eastAsia="zh-CN"/>
              </w:rPr>
            </w:rPrChange>
          </w:rPr>
          <w:t>福州</w:t>
        </w:r>
      </w:ins>
      <w:ins w:id="51" w:author="黄书锭" w:date="2025-12-15T12:05:44Z">
        <w:r>
          <w:rPr>
            <w:rFonts w:hint="eastAsia" w:ascii="Times New Roman" w:hAnsi="Times New Roman" w:eastAsia="仿宋_GB2312"/>
            <w:sz w:val="32"/>
            <w:szCs w:val="32"/>
            <w:lang w:eastAsia="zh-CN"/>
          </w:rPr>
          <w:t>市区</w:t>
        </w:r>
      </w:ins>
    </w:p>
    <w:p>
      <w:pPr>
        <w:ind w:firstLine="630"/>
        <w:rPr>
          <w:rFonts w:ascii="Times New Roman" w:hAnsi="Times New Roman" w:eastAsia="黑体"/>
          <w:sz w:val="32"/>
          <w:szCs w:val="32"/>
          <w:rPrChange w:id="52" w:author="黄书锭" w:date="2025-12-15T11:47:09Z">
            <w:rPr>
              <w:rFonts w:ascii="黑体" w:hAnsi="黑体" w:eastAsia="黑体"/>
              <w:sz w:val="32"/>
              <w:szCs w:val="32"/>
            </w:rPr>
          </w:rPrChange>
        </w:rPr>
      </w:pPr>
      <w:r>
        <w:rPr>
          <w:rFonts w:hint="default" w:ascii="Times New Roman" w:hAnsi="Times New Roman" w:eastAsia="黑体"/>
          <w:sz w:val="32"/>
          <w:szCs w:val="32"/>
          <w:rPrChange w:id="53" w:author="黄书锭" w:date="2025-12-15T11:47:09Z">
            <w:rPr>
              <w:rFonts w:hint="eastAsia" w:ascii="黑体" w:hAnsi="黑体" w:eastAsia="黑体"/>
              <w:sz w:val="32"/>
              <w:szCs w:val="32"/>
            </w:rPr>
          </w:rPrChange>
        </w:rPr>
        <w:t>三、参加人员</w:t>
      </w:r>
    </w:p>
    <w:p>
      <w:pPr>
        <w:ind w:firstLine="640" w:firstLineChars="200"/>
        <w:rPr>
          <w:del w:id="54" w:author="黄书锭" w:date="2025-12-15T12:03:15Z"/>
          <w:rFonts w:hint="eastAsia" w:ascii="Times New Roman" w:hAnsi="Times New Roman" w:eastAsia="仿宋_GB2312" w:cs="Times New Roman"/>
          <w:sz w:val="32"/>
          <w:szCs w:val="32"/>
          <w:lang w:eastAsia="zh-CN"/>
          <w:rPrChange w:id="55" w:author="黄书锭" w:date="2025-12-15T12:04:11Z">
            <w:rPr>
              <w:del w:id="56" w:author="黄书锭" w:date="2025-12-15T12:03:15Z"/>
              <w:rFonts w:hint="eastAsia" w:ascii="楷体_GB2312" w:hAnsi="楷体_GB2312" w:eastAsia="楷体_GB2312" w:cs="楷体_GB2312"/>
              <w:sz w:val="32"/>
              <w:szCs w:val="32"/>
              <w:lang w:eastAsia="zh-CN"/>
            </w:rPr>
          </w:rPrChange>
        </w:rPr>
      </w:pPr>
      <w:del w:id="57" w:author="黄书锭" w:date="2025-12-15T12:03:36Z">
        <w:r>
          <w:rPr>
            <w:rFonts w:hint="eastAsia" w:ascii="Times New Roman" w:hAnsi="Times New Roman" w:eastAsia="仿宋_GB2312" w:cs="Times New Roman"/>
            <w:sz w:val="32"/>
            <w:szCs w:val="32"/>
            <w:lang w:eastAsia="zh-CN"/>
            <w:rPrChange w:id="58" w:author="黄书锭" w:date="2025-12-15T12:04:11Z">
              <w:rPr>
                <w:rFonts w:hint="eastAsia" w:ascii="楷体_GB2312" w:hAnsi="楷体_GB2312" w:eastAsia="楷体_GB2312" w:cs="楷体_GB2312"/>
                <w:sz w:val="32"/>
                <w:szCs w:val="32"/>
                <w:lang w:eastAsia="zh-CN"/>
              </w:rPr>
            </w:rPrChange>
          </w:rPr>
          <w:delText>（一）</w:delText>
        </w:r>
      </w:del>
      <w:ins w:id="60" w:author="黄书锭" w:date="2025-12-15T12:03:36Z">
        <w:r>
          <w:rPr>
            <w:rFonts w:hint="default" w:ascii="Times New Roman" w:hAnsi="Times New Roman" w:eastAsia="仿宋_GB2312" w:cs="Times New Roman"/>
            <w:sz w:val="32"/>
            <w:szCs w:val="32"/>
            <w:lang w:eastAsia="zh-CN"/>
            <w:rPrChange w:id="61" w:author="黄书锭" w:date="2025-12-15T12:04:11Z">
              <w:rPr>
                <w:rFonts w:hint="eastAsia" w:ascii="Times New Roman" w:hAnsi="Times New Roman" w:eastAsia="楷体_GB2312" w:cs="Times New Roman"/>
                <w:sz w:val="32"/>
                <w:szCs w:val="32"/>
                <w:lang w:eastAsia="zh-CN"/>
              </w:rPr>
            </w:rPrChange>
          </w:rPr>
          <w:t>1</w:t>
        </w:r>
      </w:ins>
      <w:ins w:id="63" w:author="黄书锭" w:date="2025-12-15T12:03:38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64" w:author="黄书锭" w:date="2025-12-15T12:04:11Z">
              <w:rPr>
                <w:rFonts w:hint="eastAsia" w:ascii="Times New Roman" w:hAnsi="Times New Roman" w:eastAsia="楷体_GB2312" w:cs="Times New Roman"/>
                <w:sz w:val="32"/>
                <w:szCs w:val="32"/>
                <w:lang w:val="en-US" w:eastAsia="zh-CN"/>
              </w:rPr>
            </w:rPrChange>
          </w:rPr>
          <w:t>.</w:t>
        </w:r>
      </w:ins>
      <w:r>
        <w:rPr>
          <w:rFonts w:hint="eastAsia" w:ascii="Times New Roman" w:hAnsi="Times New Roman" w:eastAsia="仿宋_GB2312" w:cs="Times New Roman"/>
          <w:sz w:val="32"/>
          <w:szCs w:val="32"/>
          <w:lang w:eastAsia="zh-CN"/>
          <w:rPrChange w:id="66" w:author="黄书锭" w:date="2025-12-15T12:04:11Z">
            <w:rPr>
              <w:rFonts w:hint="eastAsia" w:ascii="楷体_GB2312" w:hAnsi="楷体_GB2312" w:eastAsia="楷体_GB2312" w:cs="楷体_GB2312"/>
              <w:sz w:val="32"/>
              <w:szCs w:val="32"/>
              <w:lang w:eastAsia="zh-CN"/>
            </w:rPr>
          </w:rPrChange>
        </w:rPr>
        <w:t>省委网信办</w:t>
      </w:r>
    </w:p>
    <w:p>
      <w:pPr>
        <w:ind w:firstLine="640" w:firstLineChars="200"/>
        <w:rPr>
          <w:del w:id="67" w:author="黄书锭" w:date="2025-12-15T12:03:18Z"/>
          <w:rFonts w:hint="eastAsia" w:ascii="Times New Roman" w:hAnsi="Times New Roman" w:eastAsia="仿宋_GB2312"/>
          <w:sz w:val="32"/>
          <w:szCs w:val="32"/>
          <w:lang w:eastAsia="zh-CN"/>
          <w:rPrChange w:id="68" w:author="黄书锭" w:date="2025-12-15T12:04:11Z">
            <w:rPr>
              <w:del w:id="69" w:author="黄书锭" w:date="2025-12-15T12:03:18Z"/>
              <w:rFonts w:hint="eastAsia" w:ascii="仿宋_GB2312" w:hAnsi="仿宋" w:eastAsia="仿宋_GB2312"/>
              <w:sz w:val="32"/>
              <w:szCs w:val="32"/>
              <w:lang w:eastAsia="zh-CN"/>
            </w:rPr>
          </w:rPrChange>
        </w:rPr>
      </w:pPr>
      <w:del w:id="70" w:author="黄书锭" w:date="2025-12-15T12:03:15Z">
        <w:r>
          <w:rPr>
            <w:rFonts w:hint="eastAsia" w:ascii="Times New Roman" w:hAnsi="Times New Roman" w:eastAsia="仿宋_GB2312"/>
            <w:sz w:val="32"/>
            <w:szCs w:val="32"/>
            <w:lang w:val="en-US" w:eastAsia="zh-CN"/>
            <w:rPrChange w:id="71" w:author="黄书锭" w:date="2025-12-15T12:04:11Z">
              <w:rPr>
                <w:rFonts w:hint="eastAsia" w:ascii="仿宋_GB2312" w:hAnsi="仿宋" w:eastAsia="仿宋_GB2312"/>
                <w:sz w:val="32"/>
                <w:szCs w:val="32"/>
                <w:lang w:val="en-US" w:eastAsia="zh-CN"/>
              </w:rPr>
            </w:rPrChange>
          </w:rPr>
          <w:delText>1.</w:delText>
        </w:r>
      </w:del>
      <w:del w:id="73" w:author="黄书锭" w:date="2025-12-15T12:02:54Z">
        <w:r>
          <w:rPr>
            <w:rFonts w:hint="eastAsia" w:ascii="Times New Roman" w:hAnsi="Times New Roman" w:eastAsia="仿宋_GB2312"/>
            <w:sz w:val="32"/>
            <w:szCs w:val="32"/>
            <w:lang w:eastAsia="zh-CN"/>
            <w:rPrChange w:id="74" w:author="黄书锭" w:date="2025-12-15T12:04:11Z">
              <w:rPr>
                <w:rFonts w:hint="eastAsia" w:ascii="仿宋_GB2312" w:hAnsi="仿宋" w:eastAsia="仿宋_GB2312"/>
                <w:sz w:val="32"/>
                <w:szCs w:val="32"/>
                <w:lang w:eastAsia="zh-CN"/>
              </w:rPr>
            </w:rPrChange>
          </w:rPr>
          <w:delText>综合处、</w:delText>
        </w:r>
      </w:del>
      <w:r>
        <w:rPr>
          <w:rFonts w:hint="eastAsia" w:ascii="Times New Roman" w:hAnsi="Times New Roman" w:eastAsia="仿宋_GB2312"/>
          <w:sz w:val="32"/>
          <w:szCs w:val="32"/>
          <w:lang w:eastAsia="zh-CN"/>
          <w:rPrChange w:id="76" w:author="黄书锭" w:date="2025-12-15T12:04:11Z">
            <w:rPr>
              <w:rFonts w:hint="eastAsia" w:ascii="仿宋_GB2312" w:hAnsi="仿宋" w:eastAsia="仿宋_GB2312"/>
              <w:sz w:val="32"/>
              <w:szCs w:val="32"/>
              <w:lang w:eastAsia="zh-CN"/>
            </w:rPr>
          </w:rPrChange>
        </w:rPr>
        <w:t>机关党办党支部党员干部</w:t>
      </w:r>
    </w:p>
    <w:p>
      <w:pPr>
        <w:ind w:firstLine="640" w:firstLineChars="200"/>
        <w:rPr>
          <w:rFonts w:hint="eastAsia" w:ascii="Times New Roman" w:hAnsi="Times New Roman" w:eastAsia="仿宋_GB2312"/>
          <w:sz w:val="32"/>
          <w:szCs w:val="32"/>
          <w:lang w:val="en-US" w:eastAsia="zh-CN"/>
          <w:rPrChange w:id="77" w:author="黄书锭" w:date="2025-12-15T12:04:11Z">
            <w:rPr>
              <w:rFonts w:hint="eastAsia" w:ascii="仿宋_GB2312" w:hAnsi="仿宋" w:eastAsia="仿宋_GB2312"/>
              <w:sz w:val="32"/>
              <w:szCs w:val="32"/>
              <w:lang w:val="en-US" w:eastAsia="zh-CN"/>
            </w:rPr>
          </w:rPrChange>
        </w:rPr>
      </w:pPr>
      <w:del w:id="78" w:author="黄书锭" w:date="2025-12-15T12:03:18Z">
        <w:r>
          <w:rPr>
            <w:rFonts w:hint="eastAsia" w:ascii="Times New Roman" w:hAnsi="Times New Roman" w:eastAsia="仿宋_GB2312"/>
            <w:sz w:val="32"/>
            <w:szCs w:val="32"/>
            <w:lang w:val="en-US" w:eastAsia="zh-CN"/>
            <w:rPrChange w:id="79" w:author="黄书锭" w:date="2025-12-15T12:04:11Z">
              <w:rPr>
                <w:rFonts w:hint="eastAsia" w:ascii="仿宋_GB2312" w:hAnsi="仿宋" w:eastAsia="仿宋_GB2312"/>
                <w:sz w:val="32"/>
                <w:szCs w:val="32"/>
                <w:lang w:val="en-US" w:eastAsia="zh-CN"/>
              </w:rPr>
            </w:rPrChange>
          </w:rPr>
          <w:delText>2.</w:delText>
        </w:r>
      </w:del>
      <w:ins w:id="81" w:author="黄书锭" w:date="2025-12-15T12:03:18Z">
        <w:r>
          <w:rPr>
            <w:rFonts w:hint="eastAsia" w:ascii="Times New Roman" w:hAnsi="Times New Roman" w:eastAsia="仿宋_GB2312"/>
            <w:sz w:val="32"/>
            <w:szCs w:val="32"/>
            <w:lang w:eastAsia="zh-CN"/>
            <w:rPrChange w:id="82" w:author="黄书锭" w:date="2025-12-15T12:04:11Z">
              <w:rPr>
                <w:rFonts w:hint="eastAsia" w:ascii="Times New Roman" w:hAnsi="Times New Roman" w:eastAsia="仿宋_GB2312"/>
                <w:sz w:val="32"/>
                <w:szCs w:val="32"/>
                <w:lang w:eastAsia="zh-CN"/>
              </w:rPr>
            </w:rPrChange>
          </w:rPr>
          <w:t>、</w:t>
        </w:r>
      </w:ins>
      <w:r>
        <w:rPr>
          <w:rFonts w:hint="eastAsia" w:ascii="Times New Roman" w:hAnsi="Times New Roman" w:eastAsia="仿宋_GB2312"/>
          <w:sz w:val="32"/>
          <w:szCs w:val="32"/>
          <w:lang w:val="en-US" w:eastAsia="zh-CN"/>
          <w:rPrChange w:id="84" w:author="黄书锭" w:date="2025-12-15T12:04:11Z">
            <w:rPr>
              <w:rFonts w:hint="eastAsia" w:ascii="仿宋_GB2312" w:hAnsi="仿宋" w:eastAsia="仿宋_GB2312"/>
              <w:sz w:val="32"/>
              <w:szCs w:val="32"/>
              <w:lang w:val="en-US" w:eastAsia="zh-CN"/>
            </w:rPr>
          </w:rPrChange>
        </w:rPr>
        <w:t>办青年理论学习小组成员</w:t>
      </w:r>
      <w:del w:id="85" w:author="黄书锭" w:date="2025-12-15T11:47:43Z">
        <w:r>
          <w:rPr>
            <w:rFonts w:hint="eastAsia" w:ascii="Times New Roman" w:hAnsi="Times New Roman" w:eastAsia="仿宋_GB2312"/>
            <w:sz w:val="32"/>
            <w:szCs w:val="32"/>
            <w:lang w:val="en-US" w:eastAsia="zh-CN"/>
            <w:rPrChange w:id="86" w:author="黄书锭" w:date="2025-12-15T12:04:11Z">
              <w:rPr>
                <w:rFonts w:hint="eastAsia" w:ascii="仿宋_GB2312" w:hAnsi="仿宋" w:eastAsia="仿宋_GB2312"/>
                <w:sz w:val="32"/>
                <w:szCs w:val="32"/>
                <w:lang w:val="en-US" w:eastAsia="zh-CN"/>
              </w:rPr>
            </w:rPrChange>
          </w:rPr>
          <w:delText>；</w:delText>
        </w:r>
      </w:del>
      <w:ins w:id="88" w:author="黄书锭" w:date="2025-12-15T11:47:43Z">
        <w:r>
          <w:rPr>
            <w:rFonts w:hint="eastAsia" w:ascii="Times New Roman" w:hAnsi="Times New Roman" w:eastAsia="仿宋_GB2312"/>
            <w:sz w:val="32"/>
            <w:szCs w:val="32"/>
            <w:lang w:val="en-US" w:eastAsia="zh-CN"/>
            <w:rPrChange w:id="89" w:author="黄书锭" w:date="2025-12-15T12:04:11Z">
              <w:rPr>
                <w:rFonts w:hint="eastAsia" w:ascii="仿宋_GB2312" w:hAnsi="仿宋" w:eastAsia="仿宋_GB2312"/>
                <w:sz w:val="32"/>
                <w:szCs w:val="32"/>
                <w:lang w:val="en-US" w:eastAsia="zh-CN"/>
              </w:rPr>
            </w:rPrChange>
          </w:rPr>
          <w:t>。</w:t>
        </w:r>
      </w:ins>
    </w:p>
    <w:p>
      <w:pPr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  <w:rPrChange w:id="91" w:author="黄书锭" w:date="2025-12-15T12:04:11Z">
            <w:rPr>
              <w:rFonts w:hint="eastAsia" w:ascii="楷体_GB2312" w:hAnsi="楷体_GB2312" w:eastAsia="楷体_GB2312" w:cs="楷体_GB2312"/>
              <w:sz w:val="32"/>
              <w:szCs w:val="32"/>
              <w:lang w:eastAsia="zh-CN"/>
            </w:rPr>
          </w:rPrChange>
        </w:rPr>
      </w:pPr>
      <w:del w:id="92" w:author="黄书锭" w:date="2025-12-15T12:03:41Z">
        <w:r>
          <w:rPr>
            <w:rFonts w:hint="eastAsia" w:ascii="Times New Roman" w:hAnsi="Times New Roman" w:eastAsia="仿宋_GB2312" w:cs="Times New Roman"/>
            <w:sz w:val="32"/>
            <w:szCs w:val="32"/>
            <w:lang w:eastAsia="zh-CN"/>
            <w:rPrChange w:id="93" w:author="黄书锭" w:date="2025-12-15T12:04:11Z">
              <w:rPr>
                <w:rFonts w:hint="eastAsia" w:ascii="楷体_GB2312" w:hAnsi="楷体_GB2312" w:eastAsia="楷体_GB2312" w:cs="楷体_GB2312"/>
                <w:sz w:val="32"/>
                <w:szCs w:val="32"/>
                <w:lang w:eastAsia="zh-CN"/>
              </w:rPr>
            </w:rPrChange>
          </w:rPr>
          <w:delText>（二）</w:delText>
        </w:r>
      </w:del>
      <w:ins w:id="95" w:author="黄书锭" w:date="2025-12-15T12:03:41Z">
        <w:r>
          <w:rPr>
            <w:rFonts w:hint="default" w:ascii="Times New Roman" w:hAnsi="Times New Roman" w:eastAsia="仿宋_GB2312" w:cs="Times New Roman"/>
            <w:sz w:val="32"/>
            <w:szCs w:val="32"/>
            <w:lang w:eastAsia="zh-CN"/>
            <w:rPrChange w:id="96" w:author="黄书锭" w:date="2025-12-15T12:04:11Z">
              <w:rPr>
                <w:rFonts w:hint="eastAsia" w:ascii="Times New Roman" w:hAnsi="Times New Roman" w:eastAsia="楷体_GB2312" w:cs="Times New Roman"/>
                <w:sz w:val="32"/>
                <w:szCs w:val="32"/>
                <w:lang w:eastAsia="zh-CN"/>
              </w:rPr>
            </w:rPrChange>
          </w:rPr>
          <w:t>2</w:t>
        </w:r>
      </w:ins>
      <w:ins w:id="98" w:author="黄书锭" w:date="2025-12-15T12:03:42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99" w:author="黄书锭" w:date="2025-12-15T12:04:11Z">
              <w:rPr>
                <w:rFonts w:hint="eastAsia" w:ascii="Times New Roman" w:hAnsi="Times New Roman" w:eastAsia="楷体_GB2312" w:cs="Times New Roman"/>
                <w:sz w:val="32"/>
                <w:szCs w:val="32"/>
                <w:lang w:val="en-US" w:eastAsia="zh-CN"/>
              </w:rPr>
            </w:rPrChange>
          </w:rPr>
          <w:t>.</w:t>
        </w:r>
      </w:ins>
      <w:r>
        <w:rPr>
          <w:rFonts w:hint="eastAsia" w:ascii="Times New Roman" w:hAnsi="Times New Roman" w:eastAsia="仿宋_GB2312" w:cs="Times New Roman"/>
          <w:sz w:val="32"/>
          <w:szCs w:val="32"/>
          <w:lang w:eastAsia="zh-CN"/>
          <w:rPrChange w:id="101" w:author="黄书锭" w:date="2025-12-15T12:04:11Z">
            <w:rPr>
              <w:rFonts w:hint="eastAsia" w:ascii="楷体_GB2312" w:hAnsi="楷体_GB2312" w:eastAsia="楷体_GB2312" w:cs="楷体_GB2312"/>
              <w:sz w:val="32"/>
              <w:szCs w:val="32"/>
              <w:lang w:eastAsia="zh-CN"/>
            </w:rPr>
          </w:rPrChange>
        </w:rPr>
        <w:t>福州市委网信办</w:t>
      </w:r>
      <w:ins w:id="102" w:author="黄书锭" w:date="2025-12-15T12:04:37Z">
        <w:r>
          <w:rPr>
            <w:rFonts w:hint="eastAsia" w:ascii="Times New Roman" w:hAnsi="Times New Roman" w:eastAsia="仿宋_GB2312" w:cs="Times New Roman"/>
            <w:sz w:val="32"/>
            <w:szCs w:val="32"/>
            <w:lang w:eastAsia="zh-CN"/>
          </w:rPr>
          <w:t>青年</w:t>
        </w:r>
      </w:ins>
      <w:ins w:id="103" w:author="黄书锭" w:date="2025-12-15T12:03:04Z">
        <w:r>
          <w:rPr>
            <w:rFonts w:hint="default" w:ascii="Times New Roman" w:hAnsi="Times New Roman" w:eastAsia="仿宋_GB2312" w:cs="Times New Roman"/>
            <w:sz w:val="32"/>
            <w:szCs w:val="32"/>
            <w:lang w:eastAsia="zh-CN"/>
            <w:rPrChange w:id="104" w:author="黄书锭" w:date="2025-12-15T12:04:11Z">
              <w:rPr>
                <w:rFonts w:hint="eastAsia" w:ascii="Times New Roman" w:hAnsi="Times New Roman" w:eastAsia="楷体_GB2312" w:cs="Times New Roman"/>
                <w:sz w:val="32"/>
                <w:szCs w:val="32"/>
                <w:lang w:eastAsia="zh-CN"/>
              </w:rPr>
            </w:rPrChange>
          </w:rPr>
          <w:t>党员</w:t>
        </w:r>
      </w:ins>
      <w:ins w:id="106" w:author="黄书锭" w:date="2025-12-15T12:03:06Z">
        <w:r>
          <w:rPr>
            <w:rFonts w:hint="default" w:ascii="Times New Roman" w:hAnsi="Times New Roman" w:eastAsia="仿宋_GB2312" w:cs="Times New Roman"/>
            <w:sz w:val="32"/>
            <w:szCs w:val="32"/>
            <w:lang w:eastAsia="zh-CN"/>
            <w:rPrChange w:id="107" w:author="黄书锭" w:date="2025-12-15T12:04:11Z">
              <w:rPr>
                <w:rFonts w:hint="eastAsia" w:ascii="Times New Roman" w:hAnsi="Times New Roman" w:eastAsia="楷体_GB2312" w:cs="Times New Roman"/>
                <w:sz w:val="32"/>
                <w:szCs w:val="32"/>
                <w:lang w:eastAsia="zh-CN"/>
              </w:rPr>
            </w:rPrChange>
          </w:rPr>
          <w:t>干部</w:t>
        </w:r>
      </w:ins>
    </w:p>
    <w:p>
      <w:pPr>
        <w:ind w:firstLine="640" w:firstLineChars="200"/>
        <w:rPr>
          <w:rFonts w:hint="default" w:ascii="Times New Roman" w:hAnsi="Times New Roman" w:eastAsia="楷体_GB2312" w:cs="Times New Roman"/>
          <w:sz w:val="32"/>
          <w:szCs w:val="32"/>
          <w:lang w:val="en-US" w:eastAsia="zh-CN"/>
          <w:rPrChange w:id="109" w:author="黄书锭" w:date="2025-12-15T11:47:09Z">
            <w:rPr>
              <w:rFonts w:hint="default" w:ascii="楷体_GB2312" w:hAnsi="楷体_GB2312" w:eastAsia="楷体_GB2312" w:cs="楷体_GB2312"/>
              <w:sz w:val="32"/>
              <w:szCs w:val="32"/>
              <w:lang w:val="en-US" w:eastAsia="zh-CN"/>
            </w:rPr>
          </w:rPrChange>
        </w:rPr>
      </w:pPr>
      <w:del w:id="110" w:author="黄书锭" w:date="2025-12-15T12:03:44Z">
        <w:r>
          <w:rPr>
            <w:rFonts w:hint="eastAsia" w:ascii="Times New Roman" w:hAnsi="Times New Roman" w:eastAsia="仿宋_GB2312" w:cs="Times New Roman"/>
            <w:sz w:val="32"/>
            <w:szCs w:val="32"/>
            <w:lang w:eastAsia="zh-CN"/>
            <w:rPrChange w:id="111" w:author="黄书锭" w:date="2025-12-15T12:04:11Z">
              <w:rPr>
                <w:rFonts w:hint="eastAsia" w:ascii="楷体_GB2312" w:hAnsi="楷体_GB2312" w:eastAsia="楷体_GB2312" w:cs="楷体_GB2312"/>
                <w:sz w:val="32"/>
                <w:szCs w:val="32"/>
                <w:lang w:eastAsia="zh-CN"/>
              </w:rPr>
            </w:rPrChange>
          </w:rPr>
          <w:delText>（三）</w:delText>
        </w:r>
      </w:del>
      <w:ins w:id="113" w:author="黄书锭" w:date="2025-12-15T12:03:44Z">
        <w:r>
          <w:rPr>
            <w:rFonts w:hint="default" w:ascii="Times New Roman" w:hAnsi="Times New Roman" w:eastAsia="仿宋_GB2312" w:cs="Times New Roman"/>
            <w:sz w:val="32"/>
            <w:szCs w:val="32"/>
            <w:lang w:eastAsia="zh-CN"/>
            <w:rPrChange w:id="114" w:author="黄书锭" w:date="2025-12-15T12:04:11Z">
              <w:rPr>
                <w:rFonts w:hint="eastAsia" w:ascii="Times New Roman" w:hAnsi="Times New Roman" w:eastAsia="楷体_GB2312" w:cs="Times New Roman"/>
                <w:sz w:val="32"/>
                <w:szCs w:val="32"/>
                <w:lang w:eastAsia="zh-CN"/>
              </w:rPr>
            </w:rPrChange>
          </w:rPr>
          <w:t>3</w:t>
        </w:r>
      </w:ins>
      <w:ins w:id="116" w:author="黄书锭" w:date="2025-12-15T12:03:45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117" w:author="黄书锭" w:date="2025-12-15T12:04:11Z">
              <w:rPr>
                <w:rFonts w:hint="eastAsia" w:ascii="Times New Roman" w:hAnsi="Times New Roman" w:eastAsia="楷体_GB2312" w:cs="Times New Roman"/>
                <w:sz w:val="32"/>
                <w:szCs w:val="32"/>
                <w:lang w:val="en-US" w:eastAsia="zh-CN"/>
              </w:rPr>
            </w:rPrChange>
          </w:rPr>
          <w:t>.</w:t>
        </w:r>
      </w:ins>
      <w:ins w:id="119" w:author="黄书锭" w:date="2025-12-15T11:45:05Z">
        <w:r>
          <w:rPr>
            <w:rFonts w:hint="eastAsia" w:ascii="仿宋" w:hAnsi="仿宋" w:eastAsia="仿宋" w:cs="仿宋"/>
            <w:sz w:val="32"/>
            <w:szCs w:val="32"/>
            <w:lang w:eastAsia="zh-CN"/>
            <w:rPrChange w:id="120" w:author="黄书锭" w:date="2025-12-15T12:03:52Z">
              <w:rPr>
                <w:rFonts w:hint="eastAsia" w:ascii="楷体_GB2312" w:hAnsi="楷体_GB2312" w:eastAsia="楷体_GB2312" w:cs="楷体_GB2312"/>
                <w:sz w:val="32"/>
                <w:szCs w:val="32"/>
                <w:lang w:eastAsia="zh-CN"/>
              </w:rPr>
            </w:rPrChange>
          </w:rPr>
          <w:t>晋安区</w:t>
        </w:r>
      </w:ins>
      <w:ins w:id="122" w:author="黄书锭" w:date="2025-12-15T11:45:10Z">
        <w:r>
          <w:rPr>
            <w:rFonts w:hint="eastAsia" w:ascii="仿宋" w:hAnsi="仿宋" w:eastAsia="仿宋" w:cs="仿宋"/>
            <w:sz w:val="32"/>
            <w:szCs w:val="32"/>
            <w:lang w:eastAsia="zh-CN"/>
            <w:rPrChange w:id="123" w:author="黄书锭" w:date="2025-12-15T12:03:52Z">
              <w:rPr>
                <w:rFonts w:hint="eastAsia" w:ascii="楷体_GB2312" w:hAnsi="楷体_GB2312" w:eastAsia="楷体_GB2312" w:cs="楷体_GB2312"/>
                <w:sz w:val="32"/>
                <w:szCs w:val="32"/>
                <w:lang w:eastAsia="zh-CN"/>
              </w:rPr>
            </w:rPrChange>
          </w:rPr>
          <w:t>委</w:t>
        </w:r>
      </w:ins>
      <w:ins w:id="125" w:author="黄书锭" w:date="2025-12-15T11:45:12Z">
        <w:r>
          <w:rPr>
            <w:rFonts w:hint="eastAsia" w:ascii="仿宋" w:hAnsi="仿宋" w:eastAsia="仿宋" w:cs="仿宋"/>
            <w:sz w:val="32"/>
            <w:szCs w:val="32"/>
            <w:lang w:eastAsia="zh-CN"/>
            <w:rPrChange w:id="126" w:author="黄书锭" w:date="2025-12-15T12:03:52Z">
              <w:rPr>
                <w:rFonts w:hint="eastAsia" w:ascii="楷体_GB2312" w:hAnsi="楷体_GB2312" w:eastAsia="楷体_GB2312" w:cs="楷体_GB2312"/>
                <w:sz w:val="32"/>
                <w:szCs w:val="32"/>
                <w:lang w:eastAsia="zh-CN"/>
              </w:rPr>
            </w:rPrChange>
          </w:rPr>
          <w:t>网信办</w:t>
        </w:r>
      </w:ins>
      <w:ins w:id="128" w:author="黄书锭" w:date="2025-12-15T12:04:40Z">
        <w:r>
          <w:rPr>
            <w:rFonts w:hint="eastAsia" w:ascii="仿宋" w:hAnsi="仿宋" w:eastAsia="仿宋" w:cs="仿宋"/>
            <w:sz w:val="32"/>
            <w:szCs w:val="32"/>
            <w:lang w:eastAsia="zh-CN"/>
          </w:rPr>
          <w:t>青年</w:t>
        </w:r>
      </w:ins>
      <w:ins w:id="129" w:author="黄书锭" w:date="2025-12-15T12:03:09Z">
        <w:r>
          <w:rPr>
            <w:rFonts w:hint="eastAsia" w:ascii="仿宋" w:hAnsi="仿宋" w:eastAsia="仿宋" w:cs="仿宋"/>
            <w:sz w:val="32"/>
            <w:szCs w:val="32"/>
            <w:lang w:eastAsia="zh-CN"/>
            <w:rPrChange w:id="130" w:author="黄书锭" w:date="2025-12-15T12:03:52Z">
              <w:rPr>
                <w:rFonts w:hint="eastAsia" w:ascii="Times New Roman" w:hAnsi="Times New Roman" w:eastAsia="楷体_GB2312" w:cs="Times New Roman"/>
                <w:sz w:val="32"/>
                <w:szCs w:val="32"/>
                <w:lang w:eastAsia="zh-CN"/>
              </w:rPr>
            </w:rPrChange>
          </w:rPr>
          <w:t>党员</w:t>
        </w:r>
      </w:ins>
      <w:ins w:id="132" w:author="黄书锭" w:date="2025-12-15T12:03:10Z">
        <w:r>
          <w:rPr>
            <w:rFonts w:hint="eastAsia" w:ascii="仿宋" w:hAnsi="仿宋" w:eastAsia="仿宋" w:cs="仿宋"/>
            <w:sz w:val="32"/>
            <w:szCs w:val="32"/>
            <w:lang w:eastAsia="zh-CN"/>
            <w:rPrChange w:id="133" w:author="黄书锭" w:date="2025-12-15T12:03:52Z">
              <w:rPr>
                <w:rFonts w:hint="eastAsia" w:ascii="Times New Roman" w:hAnsi="Times New Roman" w:eastAsia="楷体_GB2312" w:cs="Times New Roman"/>
                <w:sz w:val="32"/>
                <w:szCs w:val="32"/>
                <w:lang w:eastAsia="zh-CN"/>
              </w:rPr>
            </w:rPrChange>
          </w:rPr>
          <w:t>干部</w:t>
        </w:r>
      </w:ins>
      <w:del w:id="135" w:author="黄书锭" w:date="2025-12-15T11:44:56Z">
        <w:bookmarkStart w:id="0" w:name="_GoBack"/>
        <w:bookmarkEnd w:id="0"/>
        <w:r>
          <w:rPr>
            <w:rFonts w:hint="default" w:ascii="Times New Roman" w:hAnsi="Times New Roman" w:eastAsia="楷体_GB2312" w:cs="Times New Roman"/>
            <w:sz w:val="32"/>
            <w:szCs w:val="32"/>
            <w:lang w:val="en-US" w:eastAsia="zh-CN"/>
            <w:rPrChange w:id="136" w:author="黄书锭" w:date="2025-12-15T11:47:09Z">
              <w:rPr>
                <w:rFonts w:hint="default" w:ascii="楷体_GB2312" w:hAnsi="楷体_GB2312" w:eastAsia="楷体_GB2312" w:cs="楷体_GB2312"/>
                <w:sz w:val="32"/>
                <w:szCs w:val="32"/>
                <w:lang w:val="en-US" w:eastAsia="zh-CN"/>
              </w:rPr>
            </w:rPrChange>
          </w:rPr>
          <w:delText>县区网信部门</w:delText>
        </w:r>
      </w:del>
    </w:p>
    <w:p>
      <w:pPr>
        <w:ind w:firstLine="630"/>
        <w:rPr>
          <w:rFonts w:ascii="Times New Roman" w:hAnsi="Times New Roman" w:eastAsia="黑体"/>
          <w:color w:val="auto"/>
          <w:sz w:val="32"/>
          <w:szCs w:val="32"/>
          <w:rPrChange w:id="137" w:author="黄书锭" w:date="2025-12-15T11:47:09Z">
            <w:rPr>
              <w:rFonts w:ascii="黑体" w:hAnsi="黑体" w:eastAsia="黑体"/>
              <w:color w:val="auto"/>
              <w:sz w:val="32"/>
              <w:szCs w:val="32"/>
            </w:rPr>
          </w:rPrChange>
        </w:rPr>
      </w:pPr>
      <w:r>
        <w:rPr>
          <w:rFonts w:hint="default" w:ascii="Times New Roman" w:hAnsi="Times New Roman" w:eastAsia="黑体"/>
          <w:color w:val="auto"/>
          <w:sz w:val="32"/>
          <w:szCs w:val="32"/>
          <w:rPrChange w:id="138" w:author="黄书锭" w:date="2025-12-15T11:47:09Z">
            <w:rPr>
              <w:rFonts w:hint="eastAsia" w:ascii="黑体" w:hAnsi="黑体" w:eastAsia="黑体"/>
              <w:color w:val="auto"/>
              <w:sz w:val="32"/>
              <w:szCs w:val="32"/>
            </w:rPr>
          </w:rPrChange>
        </w:rPr>
        <w:t>四、具体安排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  <w:rPrChange w:id="139" w:author="黄书锭" w:date="2025-12-15T11:47:09Z">
            <w:rPr>
              <w:rFonts w:hint="default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</w:rPrChange>
        </w:rPr>
      </w:pP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  <w:rPrChange w:id="140" w:author="黄书锭" w:date="2025-12-15T11:47:09Z">
            <w:rPr>
              <w:rFonts w:hint="eastAsia" w:ascii="Times New Roman" w:hAnsi="Times New Roman" w:eastAsia="仿宋" w:cs="Times New Roman"/>
              <w:sz w:val="32"/>
              <w:szCs w:val="32"/>
              <w:lang w:val="en-US" w:eastAsia="zh-CN"/>
            </w:rPr>
          </w:rPrChange>
        </w:rPr>
        <w:t>9</w:t>
      </w: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  <w:t>:</w:t>
      </w: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  <w:rPrChange w:id="141" w:author="黄书锭" w:date="2025-12-15T11:47:09Z">
            <w:rPr>
              <w:rFonts w:hint="eastAsia" w:ascii="Times New Roman" w:hAnsi="Times New Roman" w:eastAsia="仿宋" w:cs="Times New Roman"/>
              <w:sz w:val="32"/>
              <w:szCs w:val="32"/>
              <w:lang w:val="en-US" w:eastAsia="zh-CN"/>
            </w:rPr>
          </w:rPrChange>
        </w:rPr>
        <w:t xml:space="preserve">00   </w:t>
      </w:r>
      <w:del w:id="142" w:author="黄书锭" w:date="2025-12-15T11:46:18Z">
        <w:r>
          <w:rPr>
            <w:rFonts w:hint="default" w:ascii="Times New Roman" w:hAnsi="Times New Roman" w:eastAsia="仿宋" w:cs="Times New Roman"/>
            <w:sz w:val="32"/>
            <w:szCs w:val="32"/>
            <w:lang w:val="en-US" w:eastAsia="zh-CN"/>
            <w:rPrChange w:id="143" w:author="黄书锭" w:date="2025-12-15T11:47:09Z">
              <w:rPr>
                <w:rFonts w:hint="eastAsia" w:ascii="Times New Roman" w:hAnsi="Times New Roman" w:eastAsia="仿宋" w:cs="Times New Roman"/>
                <w:sz w:val="32"/>
                <w:szCs w:val="32"/>
                <w:lang w:val="en-US" w:eastAsia="zh-CN"/>
              </w:rPr>
            </w:rPrChange>
          </w:rPr>
          <w:delText xml:space="preserve"> 全体人员</w:delText>
        </w:r>
      </w:del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  <w:rPrChange w:id="144" w:author="黄书锭" w:date="2025-12-15T11:47:09Z">
            <w:rPr>
              <w:rFonts w:hint="eastAsia" w:ascii="Times New Roman" w:hAnsi="Times New Roman" w:eastAsia="仿宋" w:cs="Times New Roman"/>
              <w:sz w:val="32"/>
              <w:szCs w:val="32"/>
              <w:lang w:val="en-US" w:eastAsia="zh-CN"/>
            </w:rPr>
          </w:rPrChange>
        </w:rPr>
        <w:t>统一乘车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  <w:rPrChange w:id="145" w:author="黄书锭" w:date="2025-12-15T11:47:09Z">
            <w:rPr>
              <w:rFonts w:hint="eastAsia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</w:rPrChange>
        </w:rPr>
        <w:t>前往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  <w:rPrChange w:id="146" w:author="黄书锭" w:date="2025-12-15T11:47:09Z">
            <w:rPr>
              <w:rFonts w:hint="eastAsia" w:ascii="黑体" w:hAnsi="黑体" w:eastAsia="黑体" w:cs="黑体"/>
              <w:color w:val="auto"/>
              <w:sz w:val="32"/>
              <w:szCs w:val="32"/>
              <w:lang w:val="en-US" w:eastAsia="zh-CN"/>
            </w:rPr>
          </w:rPrChange>
        </w:rPr>
        <w:t>天盟大厦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  <w:rPrChange w:id="147" w:author="黄书锭" w:date="2025-12-15T11:47:09Z">
            <w:rPr>
              <w:rFonts w:hint="eastAsia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</w:rPrChange>
        </w:rPr>
        <w:t>（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u w:val="none"/>
          <w:lang w:val="en-US" w:eastAsia="zh-CN"/>
          <w:rPrChange w:id="148" w:author="黄书锭" w:date="2025-12-15T11:47:09Z">
            <w:rPr>
              <w:rFonts w:hint="eastAsia" w:ascii="仿宋_GB2312" w:hAnsi="仿宋_GB2312" w:eastAsia="仿宋_GB2312" w:cs="仿宋_GB2312"/>
              <w:color w:val="auto"/>
              <w:sz w:val="32"/>
              <w:szCs w:val="32"/>
              <w:u w:val="none"/>
              <w:lang w:val="en-US" w:eastAsia="zh-CN"/>
            </w:rPr>
          </w:rPrChange>
        </w:rPr>
        <w:t>省、市网信办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  <w:rPrChange w:id="149" w:author="黄书锭" w:date="2025-12-15T11:47:09Z">
            <w:rPr>
              <w:rFonts w:hint="eastAsia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</w:rPrChange>
        </w:rPr>
        <w:t>参加人员在物价大厦候车，</w:t>
      </w:r>
      <w:ins w:id="150" w:author="黄书锭" w:date="2025-12-15T11:46:34Z">
        <w:r>
          <w:rPr>
            <w:rFonts w:hint="default" w:ascii="Times New Roman" w:hAnsi="Times New Roman" w:eastAsia="仿宋_GB2312" w:cs="Times New Roman"/>
            <w:color w:val="auto"/>
            <w:sz w:val="32"/>
            <w:szCs w:val="32"/>
            <w:lang w:val="en-US" w:eastAsia="zh-CN"/>
            <w:rPrChange w:id="151" w:author="黄书锭" w:date="2025-12-15T11:47:09Z"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</w:rPrChange>
          </w:rPr>
          <w:t>晋安区委网信办</w:t>
        </w:r>
      </w:ins>
      <w:r>
        <w:rPr>
          <w:rFonts w:hint="default" w:ascii="Times New Roman" w:hAnsi="Times New Roman" w:eastAsia="仿宋_GB2312" w:cs="Times New Roman"/>
          <w:color w:val="auto"/>
          <w:sz w:val="32"/>
          <w:szCs w:val="32"/>
          <w:u w:val="none"/>
          <w:lang w:val="en-US" w:eastAsia="zh-CN"/>
          <w:rPrChange w:id="152" w:author="黄书锭" w:date="2025-12-15T11:47:09Z">
            <w:rPr>
              <w:rFonts w:hint="eastAsia" w:ascii="仿宋_GB2312" w:hAnsi="仿宋_GB2312" w:eastAsia="仿宋_GB2312" w:cs="仿宋_GB2312"/>
              <w:color w:val="auto"/>
              <w:sz w:val="32"/>
              <w:szCs w:val="32"/>
              <w:u w:val="none"/>
              <w:lang w:val="en-US" w:eastAsia="zh-CN"/>
            </w:rPr>
          </w:rPrChange>
        </w:rPr>
        <w:t>参加人员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  <w:rPrChange w:id="153" w:author="黄书锭" w:date="2025-12-15T11:47:09Z">
            <w:rPr>
              <w:rFonts w:hint="eastAsia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</w:rPrChange>
        </w:rPr>
        <w:t>到天盟大厦会合）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lang w:val="en-US" w:eastAsia="zh-CN"/>
          <w:rPrChange w:id="154" w:author="黄书锭" w:date="2025-12-15T11:47:09Z">
            <w:rPr>
              <w:rFonts w:hint="eastAsia" w:ascii="楷体_GB2312" w:hAnsi="楷体_GB2312" w:eastAsia="楷体_GB2312" w:cs="楷体_GB2312"/>
              <w:color w:val="auto"/>
              <w:sz w:val="32"/>
              <w:szCs w:val="32"/>
              <w:lang w:val="en-US" w:eastAsia="zh-CN"/>
            </w:rPr>
          </w:rPrChange>
        </w:rPr>
        <w:t>（约25分钟）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" w:cs="Times New Roman"/>
          <w:kern w:val="2"/>
          <w:sz w:val="32"/>
          <w:szCs w:val="32"/>
          <w:lang w:val="en-US" w:eastAsia="zh-CN" w:bidi="ar-SA"/>
          <w:rPrChange w:id="155" w:author="黄书锭" w:date="2025-12-15T11:47:09Z">
            <w:rPr>
              <w:rFonts w:hint="eastAsia" w:ascii="Times New Roman" w:hAnsi="Times New Roman" w:eastAsia="仿宋" w:cs="Times New Roman"/>
              <w:kern w:val="2"/>
              <w:sz w:val="32"/>
              <w:szCs w:val="32"/>
              <w:lang w:val="en-US" w:eastAsia="zh-CN" w:bidi="ar-SA"/>
            </w:rPr>
          </w:rPrChange>
        </w:rPr>
        <w:t>9</w:t>
      </w:r>
      <w:r>
        <w:rPr>
          <w:rFonts w:hint="default" w:ascii="Times New Roman" w:hAnsi="Times New Roman" w:eastAsia="仿宋" w:cs="Times New Roman"/>
          <w:kern w:val="2"/>
          <w:sz w:val="32"/>
          <w:szCs w:val="32"/>
          <w:lang w:val="en-US" w:eastAsia="zh-CN" w:bidi="ar-SA"/>
        </w:rPr>
        <w:t>:</w:t>
      </w:r>
      <w:r>
        <w:rPr>
          <w:rFonts w:hint="default" w:ascii="Times New Roman" w:hAnsi="Times New Roman" w:eastAsia="仿宋" w:cs="Times New Roman"/>
          <w:kern w:val="2"/>
          <w:sz w:val="32"/>
          <w:szCs w:val="32"/>
          <w:lang w:val="en-US" w:eastAsia="zh-CN" w:bidi="ar-SA"/>
          <w:rPrChange w:id="156" w:author="黄书锭" w:date="2025-12-15T11:47:09Z">
            <w:rPr>
              <w:rFonts w:hint="eastAsia" w:ascii="Times New Roman" w:hAnsi="Times New Roman" w:eastAsia="仿宋" w:cs="Times New Roman"/>
              <w:kern w:val="2"/>
              <w:sz w:val="32"/>
              <w:szCs w:val="32"/>
              <w:lang w:val="en-US" w:eastAsia="zh-CN" w:bidi="ar-SA"/>
            </w:rPr>
          </w:rPrChange>
        </w:rPr>
        <w:t xml:space="preserve">25 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  <w:rPrChange w:id="157" w:author="黄书锭" w:date="2025-12-15T11:47:09Z">
            <w:rPr>
              <w:rFonts w:hint="eastAsia" w:ascii="Times New Roman" w:hAnsi="Times New Roman" w:eastAsia="黑体" w:cs="Times New Roman"/>
              <w:color w:val="auto"/>
              <w:sz w:val="32"/>
              <w:szCs w:val="32"/>
              <w:lang w:val="en-US" w:eastAsia="zh-CN"/>
            </w:rPr>
          </w:rPrChange>
        </w:rPr>
        <w:t xml:space="preserve">   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  <w:rPrChange w:id="158" w:author="黄书锭" w:date="2025-12-15T11:47:09Z">
            <w:rPr>
              <w:rFonts w:hint="eastAsia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</w:rPrChange>
        </w:rPr>
        <w:t>参访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  <w:rPrChange w:id="159" w:author="黄书锭" w:date="2025-12-15T11:47:09Z">
            <w:rPr>
              <w:rFonts w:hint="eastAsia" w:ascii="黑体" w:hAnsi="黑体" w:eastAsia="黑体" w:cs="黑体"/>
              <w:color w:val="auto"/>
              <w:sz w:val="32"/>
              <w:szCs w:val="32"/>
              <w:lang w:val="en-US" w:eastAsia="zh-CN"/>
            </w:rPr>
          </w:rPrChange>
        </w:rPr>
        <w:t>天盟大厦(福州天盟数码有限公司)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lang w:val="en-US" w:eastAsia="zh-CN"/>
          <w:rPrChange w:id="160" w:author="黄书锭" w:date="2025-12-15T11:47:09Z">
            <w:rPr>
              <w:rFonts w:hint="eastAsia" w:ascii="楷体_GB2312" w:hAnsi="楷体_GB2312" w:eastAsia="楷体_GB2312" w:cs="楷体_GB2312"/>
              <w:color w:val="auto"/>
              <w:sz w:val="32"/>
              <w:szCs w:val="32"/>
              <w:lang w:val="en-US" w:eastAsia="zh-CN"/>
            </w:rPr>
          </w:rPrChange>
        </w:rPr>
        <w:t>（约30分钟）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  <w:rPrChange w:id="161" w:author="黄书锭" w:date="2025-12-15T11:47:09Z">
            <w:rPr>
              <w:rFonts w:hint="default" w:ascii="黑体" w:hAnsi="黑体" w:eastAsia="黑体" w:cs="黑体"/>
              <w:color w:val="auto"/>
              <w:sz w:val="32"/>
              <w:szCs w:val="32"/>
              <w:lang w:val="en-US" w:eastAsia="zh-CN"/>
            </w:rPr>
          </w:rPrChange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  <w:rPrChange w:id="162" w:author="黄书锭" w:date="2025-12-15T11:47:09Z">
            <w:rPr>
              <w:rFonts w:hint="eastAsia" w:ascii="Times New Roman" w:hAnsi="Times New Roman" w:eastAsia="黑体" w:cs="Times New Roman"/>
              <w:color w:val="auto"/>
              <w:sz w:val="32"/>
              <w:szCs w:val="32"/>
              <w:lang w:val="en-US" w:eastAsia="zh-CN"/>
            </w:rPr>
          </w:rPrChange>
        </w:rPr>
        <w:t>9</w:t>
      </w: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  <w:t>: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  <w:rPrChange w:id="163" w:author="黄书锭" w:date="2025-12-15T11:47:09Z">
            <w:rPr>
              <w:rFonts w:hint="eastAsia" w:ascii="Times New Roman" w:hAnsi="Times New Roman" w:eastAsia="黑体" w:cs="Times New Roman"/>
              <w:color w:val="auto"/>
              <w:sz w:val="32"/>
              <w:szCs w:val="32"/>
              <w:lang w:val="en-US" w:eastAsia="zh-CN"/>
            </w:rPr>
          </w:rPrChange>
        </w:rPr>
        <w:t xml:space="preserve">55    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  <w:rPrChange w:id="164" w:author="黄书锭" w:date="2025-12-15T11:47:09Z">
            <w:rPr>
              <w:rFonts w:hint="eastAsia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</w:rPrChange>
        </w:rPr>
        <w:t>乘车前往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  <w:rPrChange w:id="165" w:author="黄书锭" w:date="2025-12-15T11:47:09Z">
            <w:rPr>
              <w:rFonts w:hint="eastAsia" w:ascii="黑体" w:hAnsi="黑体" w:eastAsia="黑体" w:cs="黑体"/>
              <w:color w:val="auto"/>
              <w:sz w:val="32"/>
              <w:szCs w:val="32"/>
              <w:lang w:val="en-US" w:eastAsia="zh-CN"/>
            </w:rPr>
          </w:rPrChange>
        </w:rPr>
        <w:t>福兴经济开发区（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lang w:val="en-US" w:eastAsia="zh-CN"/>
          <w:rPrChange w:id="166" w:author="黄书锭" w:date="2025-12-15T11:47:09Z">
            <w:rPr>
              <w:rFonts w:hint="eastAsia" w:ascii="楷体_GB2312" w:hAnsi="楷体_GB2312" w:eastAsia="楷体_GB2312" w:cs="楷体_GB2312"/>
              <w:color w:val="auto"/>
              <w:sz w:val="32"/>
              <w:szCs w:val="32"/>
              <w:lang w:val="en-US" w:eastAsia="zh-CN"/>
            </w:rPr>
          </w:rPrChange>
        </w:rPr>
        <w:t>约5分钟）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楷体_GB2312" w:cs="Times New Roman"/>
          <w:color w:val="auto"/>
          <w:sz w:val="32"/>
          <w:szCs w:val="32"/>
          <w:lang w:val="en-US" w:eastAsia="zh-CN"/>
          <w:rPrChange w:id="167" w:author="黄书锭" w:date="2025-12-15T11:47:09Z">
            <w:rPr>
              <w:rFonts w:hint="eastAsia" w:ascii="楷体_GB2312" w:hAnsi="楷体_GB2312" w:eastAsia="楷体_GB2312" w:cs="楷体_GB2312"/>
              <w:color w:val="auto"/>
              <w:sz w:val="32"/>
              <w:szCs w:val="32"/>
              <w:lang w:val="en-US" w:eastAsia="zh-CN"/>
            </w:rPr>
          </w:rPrChange>
        </w:rPr>
      </w:pP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  <w:rPrChange w:id="168" w:author="黄书锭" w:date="2025-12-15T11:47:09Z">
            <w:rPr>
              <w:rFonts w:hint="eastAsia" w:ascii="Times New Roman" w:hAnsi="Times New Roman" w:eastAsia="仿宋" w:cs="Times New Roman"/>
              <w:sz w:val="32"/>
              <w:szCs w:val="32"/>
              <w:lang w:val="en-US" w:eastAsia="zh-CN"/>
            </w:rPr>
          </w:rPrChange>
        </w:rPr>
        <w:t>10</w:t>
      </w: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  <w:t>:</w:t>
      </w: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  <w:rPrChange w:id="169" w:author="黄书锭" w:date="2025-12-15T11:47:09Z">
            <w:rPr>
              <w:rFonts w:hint="eastAsia" w:ascii="Times New Roman" w:hAnsi="Times New Roman" w:eastAsia="仿宋" w:cs="Times New Roman"/>
              <w:sz w:val="32"/>
              <w:szCs w:val="32"/>
              <w:lang w:val="en-US" w:eastAsia="zh-CN"/>
            </w:rPr>
          </w:rPrChange>
        </w:rPr>
        <w:t xml:space="preserve">00   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  <w:rPrChange w:id="170" w:author="黄书锭" w:date="2025-12-15T11:47:09Z">
            <w:rPr>
              <w:rFonts w:hint="default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</w:rPrChange>
        </w:rPr>
        <w:t>参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  <w:rPrChange w:id="171" w:author="黄书锭" w:date="2025-12-15T11:47:09Z">
            <w:rPr>
              <w:rFonts w:hint="eastAsia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</w:rPrChange>
        </w:rPr>
        <w:t>访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  <w:rPrChange w:id="172" w:author="黄书锭" w:date="2025-12-15T11:47:09Z">
            <w:rPr>
              <w:rFonts w:hint="eastAsia" w:ascii="黑体" w:hAnsi="黑体" w:eastAsia="黑体" w:cs="黑体"/>
              <w:color w:val="auto"/>
              <w:sz w:val="32"/>
              <w:szCs w:val="32"/>
              <w:lang w:val="en-US" w:eastAsia="zh-CN"/>
            </w:rPr>
          </w:rPrChange>
        </w:rPr>
        <w:t>福兴经济开发区数字展厅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lang w:val="en-US" w:eastAsia="zh-CN"/>
          <w:rPrChange w:id="173" w:author="黄书锭" w:date="2025-12-15T11:47:09Z">
            <w:rPr>
              <w:rFonts w:hint="eastAsia" w:ascii="楷体_GB2312" w:hAnsi="楷体_GB2312" w:eastAsia="楷体_GB2312" w:cs="楷体_GB2312"/>
              <w:color w:val="auto"/>
              <w:sz w:val="32"/>
              <w:szCs w:val="32"/>
              <w:lang w:val="en-US" w:eastAsia="zh-CN"/>
            </w:rPr>
          </w:rPrChange>
        </w:rPr>
        <w:t>（约30分钟）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  <w:rPrChange w:id="174" w:author="黄书锭" w:date="2025-12-15T11:47:09Z">
            <w:rPr>
              <w:rFonts w:hint="eastAsia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</w:rPrChange>
        </w:rPr>
      </w:pP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  <w:rPrChange w:id="175" w:author="黄书锭" w:date="2025-12-15T11:47:09Z">
            <w:rPr>
              <w:rFonts w:hint="eastAsia" w:ascii="Times New Roman" w:hAnsi="Times New Roman" w:eastAsia="仿宋" w:cs="Times New Roman"/>
              <w:sz w:val="32"/>
              <w:szCs w:val="32"/>
              <w:lang w:val="en-US" w:eastAsia="zh-CN"/>
            </w:rPr>
          </w:rPrChange>
        </w:rPr>
        <w:t>0</w:t>
      </w: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  <w:t>:</w:t>
      </w: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  <w:rPrChange w:id="176" w:author="黄书锭" w:date="2025-12-15T11:47:09Z">
            <w:rPr>
              <w:rFonts w:hint="eastAsia" w:ascii="Times New Roman" w:hAnsi="Times New Roman" w:eastAsia="仿宋" w:cs="Times New Roman"/>
              <w:sz w:val="32"/>
              <w:szCs w:val="32"/>
              <w:lang w:val="en-US" w:eastAsia="zh-CN"/>
            </w:rPr>
          </w:rPrChange>
        </w:rPr>
        <w:t>30   在</w:t>
      </w:r>
      <w:r>
        <w:rPr>
          <w:rFonts w:hint="default" w:ascii="Times New Roman" w:hAnsi="Times New Roman" w:eastAsia="黑体" w:cs="Times New Roman"/>
          <w:color w:val="auto"/>
          <w:sz w:val="32"/>
          <w:szCs w:val="32"/>
          <w:lang w:val="en-US" w:eastAsia="zh-CN"/>
          <w:rPrChange w:id="177" w:author="黄书锭" w:date="2025-12-15T11:47:09Z">
            <w:rPr>
              <w:rFonts w:hint="eastAsia" w:ascii="黑体" w:hAnsi="黑体" w:eastAsia="黑体" w:cs="黑体"/>
              <w:color w:val="auto"/>
              <w:sz w:val="32"/>
              <w:szCs w:val="32"/>
              <w:lang w:val="en-US" w:eastAsia="zh-CN"/>
            </w:rPr>
          </w:rPrChange>
        </w:rPr>
        <w:t>福兴经济开发区会议室</w:t>
      </w:r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  <w:rPrChange w:id="178" w:author="黄书锭" w:date="2025-12-15T11:47:09Z">
            <w:rPr>
              <w:rFonts w:hint="eastAsia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</w:rPrChange>
        </w:rPr>
        <w:t>结合学习</w:t>
      </w:r>
      <w:ins w:id="179" w:author="黄书锭" w:date="2025-12-15T11:48:03Z">
        <w:r>
          <w:rPr>
            <w:rFonts w:hint="default" w:ascii="Times New Roman" w:hAnsi="Times New Roman" w:eastAsia="仿宋_GB2312" w:cs="Times New Roman"/>
            <w:color w:val="auto"/>
            <w:sz w:val="32"/>
            <w:szCs w:val="32"/>
            <w:lang w:val="en-US" w:eastAsia="zh-CN"/>
            <w:rPrChange w:id="180" w:author="黄书锭" w:date="2025-12-15T11:47:09Z"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</w:rPrChange>
          </w:rPr>
          <w:t>贯彻</w:t>
        </w:r>
      </w:ins>
      <w:r>
        <w:rPr>
          <w:rFonts w:hint="default" w:ascii="Times New Roman" w:hAnsi="Times New Roman" w:eastAsia="仿宋_GB2312" w:cs="Times New Roman"/>
          <w:color w:val="auto"/>
          <w:sz w:val="32"/>
          <w:szCs w:val="32"/>
          <w:lang w:val="en-US" w:eastAsia="zh-CN"/>
          <w:rPrChange w:id="181" w:author="黄书锭" w:date="2025-12-15T11:47:09Z">
            <w:rPr>
              <w:rFonts w:hint="eastAsia" w:ascii="仿宋_GB2312" w:hAnsi="仿宋_GB2312" w:eastAsia="仿宋_GB2312" w:cs="仿宋_GB2312"/>
              <w:color w:val="auto"/>
              <w:sz w:val="32"/>
              <w:szCs w:val="32"/>
              <w:lang w:val="en-US" w:eastAsia="zh-CN"/>
            </w:rPr>
          </w:rPrChange>
        </w:rPr>
        <w:t>党的二十届四中全会和省委十一届九次全会精神进行研讨交流（约30分钟）。</w:t>
      </w:r>
      <w:del w:id="182" w:author="黄书锭" w:date="2025-12-15T11:48:12Z">
        <w:r>
          <w:rPr>
            <w:rFonts w:hint="default" w:ascii="Times New Roman" w:hAnsi="Times New Roman" w:eastAsia="仿宋_GB2312" w:cs="Times New Roman"/>
            <w:color w:val="auto"/>
            <w:sz w:val="32"/>
            <w:szCs w:val="32"/>
            <w:lang w:val="en-US" w:eastAsia="zh-CN"/>
            <w:rPrChange w:id="183" w:author="黄书锭" w:date="2025-12-15T11:47:09Z">
              <w:rPr>
                <w:rFonts w:hint="eastAsia" w:ascii="仿宋_GB2312" w:hAnsi="仿宋_GB2312" w:eastAsia="仿宋_GB2312" w:cs="仿宋_GB2312"/>
                <w:color w:val="auto"/>
                <w:sz w:val="32"/>
                <w:szCs w:val="32"/>
                <w:lang w:val="en-US" w:eastAsia="zh-CN"/>
              </w:rPr>
            </w:rPrChange>
          </w:rPr>
          <w:delText>（发言人员：……）</w:delText>
        </w:r>
      </w:del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楷体_GB2312"/>
          <w:color w:val="000000"/>
          <w:sz w:val="32"/>
          <w:szCs w:val="32"/>
          <w:u w:val="none"/>
          <w:lang w:val="en-US" w:eastAsia="zh-CN"/>
          <w:rPrChange w:id="184" w:author="黄书锭" w:date="2025-12-15T11:47:09Z">
            <w:rPr>
              <w:rFonts w:hint="eastAsia" w:ascii="Times New Roman" w:hAnsi="Times New Roman" w:eastAsia="楷体_GB2312"/>
              <w:color w:val="000000"/>
              <w:sz w:val="32"/>
              <w:szCs w:val="32"/>
              <w:u w:val="none"/>
              <w:lang w:val="en-US" w:eastAsia="zh-CN"/>
            </w:rPr>
          </w:rPrChange>
        </w:rPr>
      </w:pP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  <w:rPrChange w:id="185" w:author="黄书锭" w:date="2025-12-15T11:47:09Z">
            <w:rPr>
              <w:rFonts w:hint="eastAsia" w:ascii="Times New Roman" w:hAnsi="Times New Roman" w:eastAsia="仿宋" w:cs="Times New Roman"/>
              <w:sz w:val="32"/>
              <w:szCs w:val="32"/>
              <w:lang w:val="en-US" w:eastAsia="zh-CN"/>
            </w:rPr>
          </w:rPrChange>
        </w:rPr>
        <w:t>1</w:t>
      </w: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  <w:t>:</w:t>
      </w:r>
      <w:r>
        <w:rPr>
          <w:rFonts w:hint="default" w:ascii="Times New Roman" w:hAnsi="Times New Roman" w:eastAsia="仿宋" w:cs="Times New Roman"/>
          <w:sz w:val="32"/>
          <w:szCs w:val="32"/>
          <w:lang w:val="en-US" w:eastAsia="zh-CN"/>
          <w:rPrChange w:id="186" w:author="黄书锭" w:date="2025-12-15T11:47:09Z">
            <w:rPr>
              <w:rFonts w:hint="eastAsia" w:ascii="Times New Roman" w:hAnsi="Times New Roman" w:eastAsia="仿宋" w:cs="Times New Roman"/>
              <w:sz w:val="32"/>
              <w:szCs w:val="32"/>
              <w:lang w:val="en-US" w:eastAsia="zh-CN"/>
            </w:rPr>
          </w:rPrChange>
        </w:rPr>
        <w:t>00   返回</w:t>
      </w:r>
    </w:p>
    <w:p>
      <w:pPr>
        <w:ind w:firstLine="630"/>
        <w:rPr>
          <w:rFonts w:ascii="Times New Roman" w:hAnsi="Times New Roman" w:eastAsia="黑体"/>
          <w:sz w:val="32"/>
          <w:szCs w:val="32"/>
          <w:rPrChange w:id="187" w:author="黄书锭" w:date="2025-12-15T11:47:09Z">
            <w:rPr>
              <w:rFonts w:ascii="黑体" w:hAnsi="黑体" w:eastAsia="黑体"/>
              <w:sz w:val="32"/>
              <w:szCs w:val="32"/>
            </w:rPr>
          </w:rPrChange>
        </w:rPr>
      </w:pPr>
      <w:r>
        <w:rPr>
          <w:rFonts w:hint="default" w:ascii="Times New Roman" w:hAnsi="Times New Roman" w:eastAsia="黑体"/>
          <w:sz w:val="32"/>
          <w:szCs w:val="32"/>
          <w:rPrChange w:id="188" w:author="黄书锭" w:date="2025-12-15T11:47:09Z">
            <w:rPr>
              <w:rFonts w:hint="eastAsia" w:ascii="黑体" w:hAnsi="黑体" w:eastAsia="黑体"/>
              <w:sz w:val="32"/>
              <w:szCs w:val="32"/>
            </w:rPr>
          </w:rPrChange>
        </w:rPr>
        <w:t>五、相关事项</w:t>
      </w:r>
    </w:p>
    <w:p>
      <w:pPr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1.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办青年理论学习小组第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1小组</w:t>
      </w:r>
      <w:r>
        <w:rPr>
          <w:rFonts w:hint="default" w:ascii="Times New Roman" w:hAnsi="Times New Roman" w:eastAsia="仿宋_GB2312" w:cs="Times New Roman"/>
          <w:sz w:val="32"/>
          <w:szCs w:val="32"/>
        </w:rPr>
        <w:t>选派</w:t>
      </w:r>
      <w:del w:id="189" w:author="黄书锭" w:date="2025-12-15T11:46:55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</w:rPr>
          <w:delText>2</w:delText>
        </w:r>
      </w:del>
      <w:ins w:id="190" w:author="黄书锭" w:date="2025-12-15T11:46:55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191" w:author="黄书锭" w:date="2025-12-15T11:47:09Z">
              <w:rPr>
                <w:rFonts w:hint="eastAsia" w:ascii="Times New Roman" w:hAnsi="Times New Roman" w:eastAsia="仿宋_GB2312" w:cs="Times New Roman"/>
                <w:sz w:val="32"/>
                <w:szCs w:val="32"/>
                <w:lang w:val="en-US" w:eastAsia="zh-CN"/>
              </w:rPr>
            </w:rPrChange>
          </w:rPr>
          <w:t>1</w:t>
        </w:r>
      </w:ins>
      <w:r>
        <w:rPr>
          <w:rFonts w:hint="default" w:ascii="Times New Roman" w:hAnsi="Times New Roman" w:eastAsia="仿宋_GB2312" w:cs="Times New Roman"/>
          <w:sz w:val="32"/>
          <w:szCs w:val="32"/>
        </w:rPr>
        <w:t>名青年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党员</w:t>
      </w:r>
      <w:r>
        <w:rPr>
          <w:rFonts w:hint="default" w:ascii="Times New Roman" w:hAnsi="Times New Roman" w:eastAsia="仿宋_GB2312" w:cs="Times New Roman"/>
          <w:sz w:val="32"/>
          <w:szCs w:val="32"/>
        </w:rPr>
        <w:t>干部代表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作</w:t>
      </w:r>
      <w:r>
        <w:rPr>
          <w:rFonts w:hint="default" w:ascii="Times New Roman" w:hAnsi="Times New Roman" w:eastAsia="仿宋_GB2312" w:cs="Times New Roman"/>
          <w:sz w:val="32"/>
          <w:szCs w:val="32"/>
        </w:rPr>
        <w:t>交流发言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，市、县网信部门各选派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1名青年党员干部代表作交流发言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。</w:t>
      </w:r>
    </w:p>
    <w:p>
      <w:pPr>
        <w:ind w:firstLine="640" w:firstLineChars="200"/>
        <w:rPr>
          <w:ins w:id="192" w:author="黄书锭" w:date="2025-12-15T11:47:19Z"/>
          <w:rFonts w:hint="default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仿宋_GB2312" w:cs="Times New Roman"/>
          <w:sz w:val="32"/>
          <w:szCs w:val="32"/>
        </w:rPr>
        <w:t>.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办青年理论学习小组第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1小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组负责具体</w:t>
      </w:r>
      <w:r>
        <w:rPr>
          <w:rFonts w:hint="default" w:ascii="Times New Roman" w:hAnsi="Times New Roman" w:eastAsia="仿宋_GB2312" w:cs="Times New Roman"/>
          <w:sz w:val="32"/>
          <w:szCs w:val="32"/>
        </w:rPr>
        <w:t>组织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对接、收集参会人员名单、撰写信息稿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等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，租用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活动车辆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经费预算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2000元</w:t>
      </w:r>
      <w:r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  <w:t>。</w:t>
      </w:r>
    </w:p>
    <w:p>
      <w:pPr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eastAsia="zh-CN"/>
        </w:rPr>
      </w:pPr>
    </w:p>
    <w:p>
      <w:pPr>
        <w:ind w:firstLine="640" w:firstLineChars="200"/>
        <w:rPr>
          <w:del w:id="193" w:author="黄书锭" w:date="2025-12-15T11:48:38Z"/>
          <w:rFonts w:hint="default" w:ascii="Times New Roman" w:hAnsi="Times New Roman" w:eastAsia="仿宋_GB2312" w:cs="Times New Roman"/>
          <w:sz w:val="32"/>
          <w:szCs w:val="32"/>
          <w:lang w:eastAsia="zh-CN"/>
          <w:rPrChange w:id="194" w:author="黄书锭" w:date="2025-12-15T11:47:09Z">
            <w:rPr>
              <w:del w:id="195" w:author="黄书锭" w:date="2025-12-15T11:48:38Z"/>
              <w:rFonts w:hint="eastAsia" w:ascii="仿宋_GB2312" w:hAnsi="仿宋_GB2312" w:eastAsia="仿宋_GB2312" w:cs="仿宋_GB2312"/>
              <w:sz w:val="32"/>
              <w:szCs w:val="32"/>
              <w:lang w:eastAsia="zh-CN"/>
            </w:rPr>
          </w:rPrChange>
        </w:rPr>
      </w:pPr>
    </w:p>
    <w:p>
      <w:pPr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196" w:author="黄书锭" w:date="2025-12-15T11:47:09Z">
            <w:rPr>
              <w:rFonts w:hint="eastAsia" w:ascii="仿宋_GB2312" w:hAnsi="仿宋_GB2312" w:eastAsia="仿宋_GB2312" w:cs="仿宋_GB2312"/>
              <w:sz w:val="32"/>
              <w:szCs w:val="32"/>
              <w:lang w:val="en-US" w:eastAsia="zh-CN"/>
            </w:rPr>
          </w:rPrChange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eastAsia="zh-CN"/>
          <w:rPrChange w:id="197" w:author="黄书锭" w:date="2025-12-15T11:47:09Z">
            <w:rPr>
              <w:rFonts w:hint="eastAsia" w:ascii="仿宋_GB2312" w:hAnsi="仿宋_GB2312" w:eastAsia="仿宋_GB2312" w:cs="仿宋_GB2312"/>
              <w:sz w:val="32"/>
              <w:szCs w:val="32"/>
              <w:lang w:eastAsia="zh-CN"/>
            </w:rPr>
          </w:rPrChange>
        </w:rPr>
        <w:t>附件：</w:t>
      </w:r>
      <w:del w:id="198" w:author="黄书锭" w:date="2025-12-15T11:48:34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199" w:author="黄书锭" w:date="2025-12-15T11:47:09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delText>1.</w:delText>
        </w:r>
      </w:del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200" w:author="黄书锭" w:date="2025-12-15T11:47:09Z">
            <w:rPr>
              <w:rFonts w:hint="eastAsia" w:ascii="仿宋_GB2312" w:hAnsi="仿宋_GB2312" w:eastAsia="仿宋_GB2312" w:cs="仿宋_GB2312"/>
              <w:sz w:val="32"/>
              <w:szCs w:val="32"/>
              <w:lang w:val="en-US" w:eastAsia="zh-CN"/>
            </w:rPr>
          </w:rPrChange>
        </w:rPr>
        <w:t>活动地点简介</w:t>
      </w:r>
    </w:p>
    <w:p>
      <w:pPr>
        <w:ind w:firstLine="640" w:firstLineChars="200"/>
        <w:rPr>
          <w:del w:id="201" w:author="黄书锭" w:date="2025-12-15T11:48:36Z"/>
          <w:rFonts w:hint="default" w:ascii="Times New Roman" w:hAnsi="Times New Roman" w:eastAsia="仿宋_GB2312" w:cs="Times New Roman"/>
          <w:sz w:val="32"/>
          <w:szCs w:val="32"/>
          <w:lang w:eastAsia="zh-CN"/>
          <w:rPrChange w:id="202" w:author="黄书锭" w:date="2025-12-15T11:47:09Z">
            <w:rPr>
              <w:del w:id="203" w:author="黄书锭" w:date="2025-12-15T11:48:36Z"/>
              <w:rFonts w:hint="eastAsia" w:ascii="仿宋_GB2312" w:hAnsi="仿宋_GB2312" w:eastAsia="仿宋_GB2312" w:cs="仿宋_GB2312"/>
              <w:sz w:val="32"/>
              <w:szCs w:val="32"/>
              <w:lang w:eastAsia="zh-CN"/>
            </w:rPr>
          </w:rPrChange>
        </w:rPr>
      </w:pPr>
    </w:p>
    <w:p>
      <w:pPr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lang w:eastAsia="zh-CN"/>
          <w:rPrChange w:id="204" w:author="黄书锭" w:date="2025-12-15T11:47:09Z">
            <w:rPr>
              <w:rFonts w:hint="eastAsia" w:ascii="仿宋_GB2312" w:hAnsi="仿宋_GB2312" w:eastAsia="仿宋_GB2312" w:cs="仿宋_GB2312"/>
              <w:sz w:val="32"/>
              <w:szCs w:val="32"/>
              <w:lang w:eastAsia="zh-CN"/>
            </w:rPr>
          </w:rPrChange>
        </w:rPr>
      </w:pPr>
    </w:p>
    <w:p>
      <w:pPr>
        <w:ind w:firstLine="640" w:firstLineChars="200"/>
        <w:jc w:val="center"/>
        <w:rPr>
          <w:rFonts w:hint="default" w:ascii="Times New Roman" w:hAnsi="Times New Roman" w:eastAsia="仿宋_GB2312" w:cs="Times New Roman"/>
          <w:sz w:val="32"/>
          <w:szCs w:val="32"/>
          <w:lang w:eastAsia="zh-CN"/>
          <w:rPrChange w:id="205" w:author="黄书锭" w:date="2025-12-15T11:47:09Z">
            <w:rPr>
              <w:rFonts w:hint="eastAsia" w:ascii="仿宋_GB2312" w:hAnsi="仿宋_GB2312" w:eastAsia="仿宋_GB2312" w:cs="仿宋_GB2312"/>
              <w:sz w:val="32"/>
              <w:szCs w:val="32"/>
              <w:lang w:eastAsia="zh-CN"/>
            </w:rPr>
          </w:rPrChange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206" w:author="黄书锭" w:date="2025-12-15T11:47:09Z">
            <w:rPr>
              <w:rFonts w:hint="eastAsia" w:ascii="仿宋_GB2312" w:hAnsi="仿宋_GB2312" w:eastAsia="仿宋_GB2312" w:cs="仿宋_GB2312"/>
              <w:sz w:val="32"/>
              <w:szCs w:val="32"/>
              <w:lang w:val="en-US" w:eastAsia="zh-CN"/>
            </w:rPr>
          </w:rPrChange>
        </w:rPr>
        <w:t xml:space="preserve">                   </w:t>
      </w:r>
      <w:del w:id="207" w:author="黄书锭" w:date="2025-12-15T11:47:25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208" w:author="黄书锭" w:date="2025-12-15T11:47:09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delText xml:space="preserve"> </w:delText>
        </w:r>
      </w:del>
      <w:del w:id="209" w:author="黄书锭" w:date="2025-12-15T11:47:25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210" w:author="黄书锭" w:date="2025-12-15T11:47:09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delText xml:space="preserve"> </w:delText>
        </w:r>
      </w:del>
      <w:del w:id="211" w:author="黄书锭" w:date="2025-12-15T11:47:24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212" w:author="黄书锭" w:date="2025-12-15T11:47:09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delText xml:space="preserve"> </w:delText>
        </w:r>
      </w:del>
      <w:del w:id="213" w:author="黄书锭" w:date="2025-12-15T11:47:24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214" w:author="黄书锭" w:date="2025-12-15T11:47:09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delText xml:space="preserve"> </w:delText>
        </w:r>
      </w:del>
      <w:r>
        <w:rPr>
          <w:rFonts w:hint="default" w:ascii="Times New Roman" w:hAnsi="Times New Roman" w:eastAsia="仿宋_GB2312" w:cs="Times New Roman"/>
          <w:sz w:val="32"/>
          <w:szCs w:val="32"/>
          <w:lang w:eastAsia="zh-CN"/>
          <w:rPrChange w:id="215" w:author="黄书锭" w:date="2025-12-15T11:47:09Z">
            <w:rPr>
              <w:rFonts w:hint="eastAsia" w:ascii="仿宋_GB2312" w:hAnsi="仿宋_GB2312" w:eastAsia="仿宋_GB2312" w:cs="仿宋_GB2312"/>
              <w:sz w:val="32"/>
              <w:szCs w:val="32"/>
              <w:lang w:eastAsia="zh-CN"/>
            </w:rPr>
          </w:rPrChange>
        </w:rPr>
        <w:t>机关党委</w:t>
      </w:r>
    </w:p>
    <w:p>
      <w:pPr>
        <w:ind w:firstLine="640" w:firstLineChars="200"/>
        <w:jc w:val="center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216" w:author="黄书锭" w:date="2025-12-15T11:47:09Z">
            <w:rPr>
              <w:rFonts w:hint="default" w:ascii="仿宋_GB2312" w:hAnsi="仿宋_GB2312" w:eastAsia="仿宋_GB2312" w:cs="仿宋_GB2312"/>
              <w:sz w:val="32"/>
              <w:szCs w:val="32"/>
              <w:lang w:val="en-US" w:eastAsia="zh-CN"/>
            </w:rPr>
          </w:rPrChange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217" w:author="黄书锭" w:date="2025-12-15T11:47:09Z">
            <w:rPr>
              <w:rFonts w:hint="eastAsia" w:ascii="仿宋_GB2312" w:hAnsi="仿宋_GB2312" w:eastAsia="仿宋_GB2312" w:cs="仿宋_GB2312"/>
              <w:sz w:val="32"/>
              <w:szCs w:val="32"/>
              <w:lang w:val="en-US" w:eastAsia="zh-CN"/>
            </w:rPr>
          </w:rPrChange>
        </w:rPr>
        <w:t xml:space="preserve">                   </w:t>
      </w:r>
      <w:del w:id="218" w:author="黄书锭" w:date="2025-12-15T11:47:23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219" w:author="黄书锭" w:date="2025-12-15T11:47:09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delText xml:space="preserve"> </w:delText>
        </w:r>
      </w:del>
      <w:del w:id="220" w:author="黄书锭" w:date="2025-12-15T11:47:23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221" w:author="黄书锭" w:date="2025-12-15T11:47:09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delText xml:space="preserve"> </w:delText>
        </w:r>
      </w:del>
      <w:del w:id="222" w:author="黄书锭" w:date="2025-12-15T11:47:22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223" w:author="黄书锭" w:date="2025-12-15T11:47:09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delText xml:space="preserve"> </w:delText>
        </w:r>
      </w:del>
      <w:del w:id="224" w:author="黄书锭" w:date="2025-12-15T11:47:22Z">
        <w:r>
          <w:rPr>
            <w:rFonts w:hint="default" w:ascii="Times New Roman" w:hAnsi="Times New Roman" w:eastAsia="仿宋_GB2312" w:cs="Times New Roman"/>
            <w:sz w:val="32"/>
            <w:szCs w:val="32"/>
            <w:lang w:val="en-US" w:eastAsia="zh-CN"/>
            <w:rPrChange w:id="225" w:author="黄书锭" w:date="2025-12-15T11:47:09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delText xml:space="preserve"> </w:delText>
        </w:r>
      </w:del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226" w:author="黄书锭" w:date="2025-12-15T11:47:09Z">
            <w:rPr>
              <w:rFonts w:hint="eastAsia" w:ascii="仿宋_GB2312" w:hAnsi="仿宋_GB2312" w:eastAsia="仿宋_GB2312" w:cs="仿宋_GB2312"/>
              <w:sz w:val="32"/>
              <w:szCs w:val="32"/>
              <w:lang w:val="en-US" w:eastAsia="zh-CN"/>
            </w:rPr>
          </w:rPrChange>
        </w:rPr>
        <w:t>2025年12月  日</w:t>
      </w:r>
    </w:p>
    <w:p>
      <w:pPr>
        <w:jc w:val="center"/>
        <w:rPr>
          <w:ins w:id="227" w:author="黄书锭" w:date="2025-12-15T11:48:42Z"/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228" w:author="黄书锭" w:date="2025-12-15T11:47:09Z">
            <w:rPr>
              <w:ins w:id="229" w:author="黄书锭" w:date="2025-12-15T11:48:42Z"/>
              <w:rFonts w:hint="eastAsia" w:ascii="仿宋_GB2312" w:hAnsi="仿宋_GB2312" w:eastAsia="仿宋_GB2312" w:cs="仿宋_GB2312"/>
              <w:sz w:val="32"/>
              <w:szCs w:val="32"/>
              <w:lang w:val="en-US" w:eastAsia="zh-CN"/>
            </w:rPr>
          </w:rPrChange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  <w:rPrChange w:id="230" w:author="黄书锭" w:date="2025-12-15T11:47:09Z">
            <w:rPr>
              <w:rFonts w:hint="eastAsia" w:ascii="仿宋_GB2312" w:hAnsi="仿宋_GB2312" w:eastAsia="仿宋_GB2312" w:cs="仿宋_GB2312"/>
              <w:sz w:val="32"/>
              <w:szCs w:val="32"/>
              <w:lang w:val="en-US" w:eastAsia="zh-CN"/>
            </w:rPr>
          </w:rPrChange>
        </w:rPr>
        <w:br w:type="page"/>
      </w:r>
    </w:p>
    <w:p>
      <w:pPr>
        <w:jc w:val="both"/>
        <w:rPr>
          <w:ins w:id="232" w:author="黄书锭" w:date="2025-12-15T11:48:54Z"/>
          <w:rFonts w:hint="default" w:ascii="Times New Roman" w:hAnsi="Times New Roman" w:eastAsia="黑体" w:cs="Times New Roman"/>
          <w:sz w:val="32"/>
          <w:szCs w:val="32"/>
          <w:lang w:val="en-US" w:eastAsia="zh-CN"/>
          <w:rPrChange w:id="233" w:author="黄书锭" w:date="2025-12-15T11:47:09Z">
            <w:rPr>
              <w:ins w:id="234" w:author="黄书锭" w:date="2025-12-15T11:48:54Z"/>
              <w:rFonts w:hint="eastAsia" w:ascii="黑体" w:hAnsi="黑体" w:eastAsia="黑体" w:cs="黑体"/>
              <w:sz w:val="32"/>
              <w:szCs w:val="32"/>
              <w:lang w:val="en-US" w:eastAsia="zh-CN"/>
            </w:rPr>
          </w:rPrChange>
        </w:rPr>
        <w:pPrChange w:id="231" w:author="黄书锭" w:date="2025-12-15T11:48:44Z">
          <w:pPr>
            <w:jc w:val="center"/>
          </w:pPr>
        </w:pPrChange>
      </w:pPr>
      <w:ins w:id="235" w:author="黄书锭" w:date="2025-12-15T11:48:47Z">
        <w:r>
          <w:rPr>
            <w:rFonts w:hint="default" w:ascii="Times New Roman" w:hAnsi="Times New Roman" w:eastAsia="黑体" w:cs="Times New Roman"/>
            <w:sz w:val="32"/>
            <w:szCs w:val="32"/>
            <w:lang w:val="en-US" w:eastAsia="zh-CN"/>
            <w:rPrChange w:id="236" w:author="黄书锭" w:date="2025-12-15T11:47:09Z"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</w:rPrChange>
          </w:rPr>
          <w:t>附件</w:t>
        </w:r>
      </w:ins>
    </w:p>
    <w:p>
      <w:pPr>
        <w:jc w:val="both"/>
        <w:rPr>
          <w:ins w:id="238" w:author="黄书锭" w:date="2025-12-15T11:48:43Z"/>
          <w:rFonts w:hint="default" w:ascii="Times New Roman" w:hAnsi="Times New Roman" w:eastAsia="黑体" w:cs="Times New Roman"/>
          <w:sz w:val="32"/>
          <w:szCs w:val="32"/>
          <w:lang w:val="en-US" w:eastAsia="zh-CN"/>
          <w:rPrChange w:id="239" w:author="黄书锭" w:date="2025-12-15T11:47:09Z">
            <w:rPr>
              <w:ins w:id="240" w:author="黄书锭" w:date="2025-12-15T11:48:43Z"/>
              <w:rFonts w:hint="eastAsia" w:ascii="黑体" w:hAnsi="黑体" w:eastAsia="黑体" w:cs="黑体"/>
              <w:sz w:val="32"/>
              <w:szCs w:val="32"/>
              <w:lang w:val="en-US" w:eastAsia="zh-CN"/>
            </w:rPr>
          </w:rPrChange>
        </w:rPr>
        <w:pPrChange w:id="237" w:author="黄书锭" w:date="2025-12-15T11:48:44Z">
          <w:pPr>
            <w:jc w:val="center"/>
          </w:pPr>
        </w:pPrChange>
      </w:pPr>
    </w:p>
    <w:p>
      <w:pPr>
        <w:jc w:val="center"/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  <w:rPrChange w:id="241" w:author="黄书锭" w:date="2025-12-15T11:47:09Z">
            <w:rPr>
              <w:rFonts w:hint="eastAsia" w:ascii="方正小标宋简体" w:hAnsi="方正小标宋简体" w:eastAsia="方正小标宋简体" w:cs="方正小标宋简体"/>
              <w:sz w:val="44"/>
              <w:szCs w:val="44"/>
              <w:lang w:val="en-US" w:eastAsia="zh-CN"/>
            </w:rPr>
          </w:rPrChange>
        </w:rPr>
      </w:pPr>
      <w:r>
        <w:rPr>
          <w:rFonts w:hint="default" w:ascii="Times New Roman" w:hAnsi="Times New Roman" w:eastAsia="方正小标宋简体" w:cs="Times New Roman"/>
          <w:sz w:val="44"/>
          <w:szCs w:val="44"/>
          <w:lang w:val="en-US" w:eastAsia="zh-CN"/>
          <w:rPrChange w:id="242" w:author="黄书锭" w:date="2025-12-15T11:47:09Z">
            <w:rPr>
              <w:rFonts w:hint="eastAsia" w:ascii="方正小标宋简体" w:hAnsi="方正小标宋简体" w:eastAsia="方正小标宋简体" w:cs="方正小标宋简体"/>
              <w:sz w:val="44"/>
              <w:szCs w:val="44"/>
              <w:lang w:val="en-US" w:eastAsia="zh-CN"/>
            </w:rPr>
          </w:rPrChange>
        </w:rPr>
        <w:t>活动地点简介</w:t>
      </w:r>
    </w:p>
    <w:p>
      <w:pPr>
        <w:jc w:val="center"/>
        <w:rPr>
          <w:rFonts w:hint="default" w:ascii="Times New Roman" w:hAnsi="Times New Roman" w:eastAsia="方正小标宋简体" w:cs="Times New Roman"/>
          <w:sz w:val="32"/>
          <w:szCs w:val="32"/>
          <w:lang w:val="en-US" w:eastAsia="zh-CN"/>
          <w:rPrChange w:id="243" w:author="黄书锭" w:date="2025-12-15T11:47:09Z">
            <w:rPr>
              <w:rFonts w:hint="eastAsia" w:ascii="方正小标宋简体" w:hAnsi="方正小标宋简体" w:eastAsia="方正小标宋简体" w:cs="方正小标宋简体"/>
              <w:sz w:val="32"/>
              <w:szCs w:val="32"/>
              <w:lang w:val="en-US" w:eastAsia="zh-CN"/>
            </w:rPr>
          </w:rPrChange>
        </w:rPr>
      </w:pPr>
    </w:p>
    <w:p>
      <w:pPr>
        <w:ind w:firstLine="642" w:firstLineChars="200"/>
        <w:jc w:val="both"/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  <w:rPrChange w:id="244" w:author="黄书锭" w:date="2025-12-15T11:47:09Z">
            <w:rPr>
              <w:rFonts w:hint="eastAsia" w:ascii="楷体_GB2312" w:hAnsi="楷体_GB2312" w:eastAsia="楷体_GB2312" w:cs="楷体_GB2312"/>
              <w:b/>
              <w:bCs/>
              <w:sz w:val="32"/>
              <w:szCs w:val="32"/>
              <w:lang w:val="en-US" w:eastAsia="zh-CN"/>
            </w:rPr>
          </w:rPrChange>
        </w:rPr>
      </w:pP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  <w:rPrChange w:id="245" w:author="黄书锭" w:date="2025-12-15T11:47:09Z">
            <w:rPr>
              <w:rFonts w:hint="eastAsia" w:ascii="楷体_GB2312" w:hAnsi="楷体_GB2312" w:eastAsia="楷体_GB2312" w:cs="楷体_GB2312"/>
              <w:b/>
              <w:bCs/>
              <w:sz w:val="32"/>
              <w:szCs w:val="32"/>
              <w:lang w:val="en-US" w:eastAsia="zh-CN"/>
            </w:rPr>
          </w:rPrChange>
        </w:rPr>
        <w:t>（一）福州天盟数码有限公司</w:t>
      </w:r>
    </w:p>
    <w:p>
      <w:pPr>
        <w:ind w:firstLine="640" w:firstLineChars="200"/>
        <w:jc w:val="both"/>
        <w:rPr>
          <w:rFonts w:hint="default" w:ascii="Times New Roman" w:hAnsi="Times New Roman" w:eastAsia="仿宋_GB2312"/>
          <w:b w:val="0"/>
          <w:bCs w:val="0"/>
          <w:sz w:val="32"/>
          <w:szCs w:val="32"/>
          <w:lang w:val="en-US" w:eastAsia="zh-CN"/>
          <w:rPrChange w:id="246" w:author="黄书锭" w:date="2025-12-15T11:47:09Z">
            <w:rPr>
              <w:rFonts w:hint="eastAsia" w:ascii="仿宋_GB2312" w:hAnsi="仿宋" w:eastAsia="仿宋_GB2312"/>
              <w:b w:val="0"/>
              <w:bCs w:val="0"/>
              <w:sz w:val="32"/>
              <w:szCs w:val="32"/>
              <w:lang w:val="en-US" w:eastAsia="zh-CN"/>
            </w:rPr>
          </w:rPrChange>
        </w:rPr>
      </w:pPr>
      <w:r>
        <w:rPr>
          <w:rFonts w:hint="default" w:ascii="Times New Roman" w:hAnsi="Times New Roman" w:eastAsia="仿宋_GB2312"/>
          <w:b w:val="0"/>
          <w:bCs w:val="0"/>
          <w:sz w:val="32"/>
          <w:szCs w:val="32"/>
          <w:lang w:val="en-US" w:eastAsia="zh-CN"/>
          <w:rPrChange w:id="247" w:author="黄书锭" w:date="2025-12-15T11:47:09Z">
            <w:rPr>
              <w:rFonts w:hint="eastAsia" w:ascii="仿宋_GB2312" w:hAnsi="仿宋" w:eastAsia="仿宋_GB2312"/>
              <w:b w:val="0"/>
              <w:bCs w:val="0"/>
              <w:sz w:val="32"/>
              <w:szCs w:val="32"/>
              <w:lang w:val="en-US" w:eastAsia="zh-CN"/>
            </w:rPr>
          </w:rPrChange>
        </w:rPr>
        <w:t>福州天盟数码有限公司（以下简称“天盟数码”）成立于2006年12月，是“国家高新技术企业”，是政府重点关注和扶持的行业龙头企业之一，是全球驰名的游戏开发商及运营商IGG的核心合作伙伴。自成立伊始，天盟数码就专注于面向全球市场的游戏开发及运营，致力于制作和运营受全球玩家所共同喜爱的精品游戏。经过快速、良性的发展，天盟数码的客户已遍及全世界 200 多个国家和地区，并在美国、香港、加拿大、日本、韩国、泰国、白俄罗斯及菲律宾等地驻有办事人员。天盟数码研发与运营的产品在全球各主要市场皆表现良好，截至2021年12月31日，旗下游戏全球总用户近13亿，月活跃用户超3,600万；重点产品《王国纪元》席卷全球诸多大小奖项，全球注册用户超4.9亿，月活跃用户1,200万。</w:t>
      </w:r>
    </w:p>
    <w:p>
      <w:pPr>
        <w:ind w:firstLine="642" w:firstLineChars="200"/>
        <w:jc w:val="both"/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  <w:rPrChange w:id="248" w:author="黄书锭" w:date="2025-12-15T11:47:09Z">
            <w:rPr>
              <w:rFonts w:hint="default" w:ascii="楷体_GB2312" w:hAnsi="楷体_GB2312" w:eastAsia="楷体_GB2312" w:cs="楷体_GB2312"/>
              <w:b/>
              <w:bCs/>
              <w:sz w:val="32"/>
              <w:szCs w:val="32"/>
              <w:lang w:val="en-US" w:eastAsia="zh-CN"/>
            </w:rPr>
          </w:rPrChange>
        </w:rPr>
      </w:pP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  <w:rPrChange w:id="249" w:author="黄书锭" w:date="2025-12-15T11:47:09Z">
            <w:rPr>
              <w:rFonts w:hint="eastAsia" w:ascii="楷体_GB2312" w:hAnsi="楷体_GB2312" w:eastAsia="楷体_GB2312" w:cs="楷体_GB2312"/>
              <w:b/>
              <w:bCs/>
              <w:sz w:val="32"/>
              <w:szCs w:val="32"/>
              <w:lang w:val="en-US" w:eastAsia="zh-CN"/>
            </w:rPr>
          </w:rPrChange>
        </w:rPr>
        <w:t>（二）福兴经济开发区数字展厅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jc w:val="left"/>
        <w:textAlignment w:val="auto"/>
        <w:rPr>
          <w:rFonts w:hint="default" w:ascii="Times New Roman" w:hAnsi="Times New Roman" w:eastAsia="仿宋_GB2312"/>
          <w:b/>
          <w:bCs/>
          <w:sz w:val="32"/>
          <w:szCs w:val="32"/>
          <w:lang w:val="en-US" w:eastAsia="zh-CN"/>
          <w:rPrChange w:id="250" w:author="黄书锭" w:date="2025-12-15T11:47:09Z">
            <w:rPr>
              <w:rFonts w:hint="eastAsia" w:ascii="仿宋_GB2312" w:hAnsi="仿宋" w:eastAsia="仿宋_GB2312"/>
              <w:b/>
              <w:bCs/>
              <w:sz w:val="32"/>
              <w:szCs w:val="32"/>
              <w:lang w:val="en-US" w:eastAsia="zh-CN"/>
            </w:rPr>
          </w:rPrChange>
        </w:rPr>
      </w:pPr>
      <w:r>
        <w:rPr>
          <w:rFonts w:hint="default" w:ascii="Times New Roman" w:hAnsi="Times New Roman" w:eastAsia="仿宋_GB2312"/>
          <w:b w:val="0"/>
          <w:bCs w:val="0"/>
          <w:sz w:val="32"/>
          <w:szCs w:val="32"/>
          <w:lang w:val="en-US" w:eastAsia="zh-CN"/>
          <w:rPrChange w:id="251" w:author="黄书锭" w:date="2025-12-15T11:47:09Z">
            <w:rPr>
              <w:rFonts w:hint="default" w:ascii="仿宋_GB2312" w:hAnsi="仿宋" w:eastAsia="仿宋_GB2312"/>
              <w:b w:val="0"/>
              <w:bCs w:val="0"/>
              <w:sz w:val="32"/>
              <w:szCs w:val="32"/>
              <w:lang w:val="en-US" w:eastAsia="zh-CN"/>
            </w:rPr>
          </w:rPrChange>
        </w:rPr>
        <w:t>福兴经济开发区（原名福州鼓山福兴投资区）位于福州晋安区，处于中心城区二环和三环之间，西至龙安路，南至福马路，北至化工路，东至温福铁路以西区域，总规划面积3.55平方公里，是目前福州市江北主城区现存面积最大的成片产业区。在福兴经济开发区数字展厅，</w:t>
      </w:r>
      <w:r>
        <w:rPr>
          <w:rFonts w:hint="default" w:ascii="Times New Roman" w:hAnsi="Times New Roman" w:eastAsia="仿宋_GB2312"/>
          <w:b w:val="0"/>
          <w:bCs w:val="0"/>
          <w:sz w:val="32"/>
          <w:szCs w:val="32"/>
          <w:lang w:val="en-US" w:eastAsia="zh-CN"/>
          <w:rPrChange w:id="252" w:author="黄书锭" w:date="2025-12-15T11:47:09Z">
            <w:rPr>
              <w:rFonts w:hint="eastAsia" w:ascii="仿宋_GB2312" w:hAnsi="仿宋" w:eastAsia="仿宋_GB2312"/>
              <w:b w:val="0"/>
              <w:bCs w:val="0"/>
              <w:sz w:val="32"/>
              <w:szCs w:val="32"/>
              <w:lang w:val="en-US" w:eastAsia="zh-CN"/>
            </w:rPr>
          </w:rPrChange>
        </w:rPr>
        <w:t>可</w:t>
      </w:r>
      <w:r>
        <w:rPr>
          <w:rFonts w:hint="default" w:ascii="Times New Roman" w:hAnsi="Times New Roman" w:eastAsia="仿宋_GB2312"/>
          <w:b w:val="0"/>
          <w:bCs w:val="0"/>
          <w:sz w:val="32"/>
          <w:szCs w:val="32"/>
          <w:lang w:val="en-US" w:eastAsia="zh-CN"/>
          <w:rPrChange w:id="253" w:author="黄书锭" w:date="2025-12-15T11:47:09Z">
            <w:rPr>
              <w:rFonts w:hint="default" w:ascii="仿宋_GB2312" w:hAnsi="仿宋" w:eastAsia="仿宋_GB2312"/>
              <w:b w:val="0"/>
              <w:bCs w:val="0"/>
              <w:sz w:val="32"/>
              <w:szCs w:val="32"/>
              <w:lang w:val="en-US" w:eastAsia="zh-CN"/>
            </w:rPr>
          </w:rPrChange>
        </w:rPr>
        <w:t>深入了解福兴经济开发区30多年来从无到有、从小到大的蓄能蝶变，从中学习习近平总书记在开发区调研指导工作期间留下的科学理念、优良作风，感悟习近平总书记留下的宝贵思想财富、精神财富和实践成果。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宋体S-超大字符集(SIP)">
    <w:panose1 w:val="03000509000000000000"/>
    <w:charset w:val="86"/>
    <w:family w:val="auto"/>
    <w:pitch w:val="default"/>
    <w:sig w:usb0="00000003" w:usb1="0A0E08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numPr>
        <w:ilvl w:val="0"/>
        <w:numId w:val="0"/>
      </w:numPr>
      <w:ind w:leftChars="0"/>
      <w:jc w:val="both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BYAAABkcnMvUEsBAhQAFAAAAAgAh07iQM6p&#10;ebnPAAAABQEAAA8AAAAAAAAAAQAgAAAAOAAAAGRycy9kb3ducmV2LnhtbFBLAQIUABQAAAAIAIdO&#10;4kCzG+uQ3QEAAL4DAAAOAAAAAAAAAAEAIAAAADQBAABkcnMvZTJvRG9jLnhtbFBLBQYAAAAABgAG&#10;AFkBAACD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"/>
                            <w:numPr>
                              <w:ilvl w:val="0"/>
                              <w:numId w:val="0"/>
                            </w:numPr>
                            <w:ind w:leftChars="0"/>
                            <w:jc w:val="both"/>
                          </w:pP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BYAAABkcnMvUEsBAhQAFAAAAAgAh07iQM6p&#10;ebnPAAAABQEAAA8AAAAAAAAAAQAgAAAAOAAAAGRycy9kb3ducmV2LnhtbFBLAQIUABQAAAAIAIdO&#10;4kBteV5o3QEAAL4DAAAOAAAAAAAAAAEAIAAAADQBAABkcnMvZTJvRG9jLnhtbFBLBQYAAAAABgAG&#10;AFkBAACD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numPr>
                        <w:ilvl w:val="0"/>
                        <w:numId w:val="0"/>
                      </w:numPr>
                      <w:ind w:leftChars="0"/>
                      <w:jc w:val="both"/>
                    </w:pPr>
                  </w:p>
                </w:txbxContent>
              </v:textbox>
            </v:shape>
          </w:pict>
        </mc:Fallback>
      </mc:AlternateContent>
    </w:r>
  </w:p>
  <w:p>
    <w:pPr>
      <w:pStyle w:val="2"/>
    </w:pP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黄书锭">
    <w15:presenceInfo w15:providerId="None" w15:userId="黄书锭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revisionView w:markup="0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A71CE2"/>
    <w:rsid w:val="0849203C"/>
    <w:rsid w:val="0B147AFB"/>
    <w:rsid w:val="11E82DC2"/>
    <w:rsid w:val="18D25736"/>
    <w:rsid w:val="1FAD08B7"/>
    <w:rsid w:val="222A13D1"/>
    <w:rsid w:val="225B2C40"/>
    <w:rsid w:val="272C6959"/>
    <w:rsid w:val="29CB572B"/>
    <w:rsid w:val="2AC9441A"/>
    <w:rsid w:val="2E1C4139"/>
    <w:rsid w:val="31C0524D"/>
    <w:rsid w:val="376E52F3"/>
    <w:rsid w:val="3B9A16F4"/>
    <w:rsid w:val="3CB52527"/>
    <w:rsid w:val="3FFBAE8B"/>
    <w:rsid w:val="46CE0081"/>
    <w:rsid w:val="4DD84326"/>
    <w:rsid w:val="4EA71CE2"/>
    <w:rsid w:val="4F5E724F"/>
    <w:rsid w:val="53817391"/>
    <w:rsid w:val="54A31759"/>
    <w:rsid w:val="5DDA1484"/>
    <w:rsid w:val="610253B6"/>
    <w:rsid w:val="67FFE909"/>
    <w:rsid w:val="6C523F43"/>
    <w:rsid w:val="6F7CDD49"/>
    <w:rsid w:val="6FB072A2"/>
    <w:rsid w:val="6FFC9ACE"/>
    <w:rsid w:val="70147745"/>
    <w:rsid w:val="76FD5BA6"/>
    <w:rsid w:val="BFFB680B"/>
    <w:rsid w:val="BFFC2723"/>
    <w:rsid w:val="E5FDF162"/>
    <w:rsid w:val="F7FA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Body Text First Indent 2"/>
    <w:basedOn w:val="1"/>
    <w:qFormat/>
    <w:uiPriority w:val="0"/>
    <w:pPr>
      <w:tabs>
        <w:tab w:val="left" w:pos="0"/>
        <w:tab w:val="left" w:pos="993"/>
        <w:tab w:val="left" w:pos="1134"/>
      </w:tabs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1308</Words>
  <Characters>1390</Characters>
  <Lines>0</Lines>
  <Paragraphs>0</Paragraphs>
  <TotalTime>4</TotalTime>
  <ScaleCrop>false</ScaleCrop>
  <LinksUpToDate>false</LinksUpToDate>
  <CharactersWithSpaces>1492</CharactersWithSpaces>
  <Application>WPS Office_11.8.2.10953_F1E327BC-269C-435d-A152-05C5408002CA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2025-11-28T15:01:00Z</dcterms:created>
  <dc:creator>1512</dc:creator>
  <cp:lastModifiedBy>黄书锭</cp:lastModifiedBy>
  <cp:lastPrinted>2025-12-06T16:11:00Z</cp:lastPrinted>
  <dcterms:modified xsi:type="dcterms:W3CDTF">2025-12-15T12:05:58Z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2052-11.8.2.10953</vt:lpwstr>
  </property>
  <property fmtid="{D5CDD505-2E9C-101B-9397-08002B2CF9AE}" pid="3" name="ICV">
    <vt:lpwstr>6498BEB4C55546608F4F0D641E19C121_13</vt:lpwstr>
  </property>
  <property fmtid="{D5CDD505-2E9C-101B-9397-08002B2CF9AE}" pid="4" name="KSOTemplateDocerSaveRecord">
    <vt:lpwstr>eyJoZGlkIjoiZDEyODdiYThkNWIzY2I0ODNmYjE4NGE0OTlhMDNlYTgifQ==</vt:lpwstr>
  </property>
</Properties>
</file>