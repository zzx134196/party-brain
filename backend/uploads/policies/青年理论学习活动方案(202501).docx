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sz w:val="44"/>
          <w:szCs w:val="44"/>
        </w:rPr>
      </w:pPr>
    </w:p>
    <w:p>
      <w:pPr>
        <w:spacing w:line="600" w:lineRule="exact"/>
        <w:ind w:left="357"/>
        <w:jc w:val="center"/>
        <w:rPr>
          <w:rFonts w:hint="eastAsia" w:ascii="方正小标宋简体" w:hAnsi="等线" w:eastAsia="方正小标宋简体"/>
          <w:color w:val="auto"/>
          <w:sz w:val="44"/>
          <w:szCs w:val="44"/>
        </w:rPr>
      </w:pPr>
      <w:r>
        <w:rPr>
          <w:rFonts w:hint="eastAsia" w:ascii="方正小标宋简体" w:hAnsi="等线" w:eastAsia="方正小标宋简体"/>
          <w:color w:val="auto"/>
          <w:sz w:val="44"/>
          <w:szCs w:val="44"/>
          <w:lang w:val="en-US" w:eastAsia="zh-CN"/>
        </w:rPr>
        <w:t>省委网信办青</w:t>
      </w:r>
      <w:r>
        <w:rPr>
          <w:rFonts w:hint="eastAsia" w:ascii="方正小标宋简体" w:hAnsi="等线" w:eastAsia="方正小标宋简体"/>
          <w:color w:val="auto"/>
          <w:sz w:val="44"/>
          <w:szCs w:val="44"/>
          <w:lang w:eastAsia="zh-CN"/>
        </w:rPr>
        <w:t>年理论学习</w:t>
      </w:r>
      <w:r>
        <w:rPr>
          <w:rFonts w:hint="eastAsia" w:ascii="方正小标宋简体" w:hAnsi="等线" w:eastAsia="方正小标宋简体"/>
          <w:color w:val="auto"/>
          <w:sz w:val="44"/>
          <w:szCs w:val="44"/>
        </w:rPr>
        <w:t>活动方案</w:t>
      </w:r>
    </w:p>
    <w:p>
      <w:pPr>
        <w:ind w:firstLine="640" w:firstLineChars="200"/>
        <w:rPr>
          <w:rFonts w:ascii="仿宋_GB2312" w:hAnsi="仿宋" w:eastAsia="仿宋_GB2312"/>
          <w:color w:val="auto"/>
          <w:sz w:val="32"/>
          <w:szCs w:val="32"/>
        </w:rPr>
      </w:pPr>
    </w:p>
    <w:p>
      <w:pPr>
        <w:ind w:firstLine="640" w:firstLineChars="200"/>
        <w:rPr>
          <w:rFonts w:hint="eastAsia" w:ascii="仿宋_GB2312" w:hAnsi="仿宋" w:eastAsia="仿宋_GB2312"/>
          <w:color w:val="auto"/>
          <w:sz w:val="32"/>
          <w:szCs w:val="32"/>
        </w:rPr>
      </w:pPr>
      <w:r>
        <w:rPr>
          <w:rFonts w:hint="eastAsia" w:ascii="仿宋_GB2312" w:hAnsi="仿宋" w:eastAsia="仿宋_GB2312"/>
          <w:color w:val="auto"/>
          <w:sz w:val="32"/>
          <w:szCs w:val="32"/>
        </w:rPr>
        <w:t>为深入学习贯彻党的二十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届三中全会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精神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和习近平总书记在福建考察时的重要讲话精神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，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深化巩固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“深学争优，敢为争先，实干争效”行动，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加强青年干部教育引领、凝心铸魂，引导青年干部学习领会习近平文化思想，增强勇担新的文化使命的责任感，办青年理论学习小组聚焦学习《习近平文化思想学习纲要》，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拟于近期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 xml:space="preserve">联合中国进出口银行福建省分行共同开展以“坚定文化自信 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凝聚精神力量”为主题的青年理论学习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活动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，具体方案如下。</w:t>
      </w:r>
    </w:p>
    <w:p>
      <w:pPr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</w:t>
      </w:r>
      <w:r>
        <w:rPr>
          <w:rFonts w:hint="eastAsia" w:ascii="黑体" w:hAnsi="黑体" w:eastAsia="黑体"/>
          <w:color w:val="auto"/>
          <w:sz w:val="32"/>
          <w:szCs w:val="32"/>
          <w:lang w:eastAsia="zh-CN"/>
        </w:rPr>
        <w:t>活动</w:t>
      </w:r>
      <w:r>
        <w:rPr>
          <w:rFonts w:hint="eastAsia" w:ascii="黑体" w:hAnsi="黑体" w:eastAsia="黑体"/>
          <w:sz w:val="32"/>
          <w:szCs w:val="32"/>
        </w:rPr>
        <w:t>时间</w:t>
      </w:r>
    </w:p>
    <w:p>
      <w:pPr>
        <w:ind w:firstLine="640" w:firstLineChars="200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  <w:lang w:eastAsia="zh-CN"/>
        </w:rPr>
        <w:t>拟定于</w:t>
      </w:r>
      <w:r>
        <w:rPr>
          <w:rFonts w:hint="eastAsia" w:ascii="仿宋_GB2312" w:hAnsi="仿宋" w:eastAsia="仿宋_GB2312"/>
          <w:sz w:val="32"/>
          <w:szCs w:val="32"/>
        </w:rPr>
        <w:t>202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" w:eastAsia="仿宋_GB2312"/>
          <w:sz w:val="32"/>
          <w:szCs w:val="32"/>
        </w:rPr>
        <w:t>年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" w:eastAsia="仿宋_GB2312"/>
          <w:sz w:val="32"/>
          <w:szCs w:val="32"/>
        </w:rPr>
        <w:t>月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中旬</w:t>
      </w:r>
    </w:p>
    <w:p>
      <w:pPr>
        <w:ind w:firstLine="63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</w:t>
      </w:r>
      <w:r>
        <w:rPr>
          <w:rFonts w:hint="eastAsia" w:ascii="黑体" w:hAnsi="黑体" w:eastAsia="黑体"/>
          <w:color w:val="auto"/>
          <w:sz w:val="32"/>
          <w:szCs w:val="32"/>
          <w:lang w:eastAsia="zh-CN"/>
        </w:rPr>
        <w:t>活动</w:t>
      </w:r>
      <w:r>
        <w:rPr>
          <w:rFonts w:hint="eastAsia" w:ascii="黑体" w:hAnsi="黑体" w:eastAsia="黑体"/>
          <w:sz w:val="32"/>
          <w:szCs w:val="32"/>
        </w:rPr>
        <w:t>地点</w:t>
      </w:r>
    </w:p>
    <w:p>
      <w:pPr>
        <w:ind w:firstLine="630"/>
        <w:rPr>
          <w:rFonts w:hint="eastAsia" w:ascii="仿宋_GB2312" w:hAnsi="仿宋" w:eastAsia="仿宋_GB2312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sz w:val="32"/>
          <w:szCs w:val="32"/>
          <w:lang w:eastAsia="zh-CN"/>
        </w:rPr>
        <w:t>福州市文化馆</w:t>
      </w:r>
    </w:p>
    <w:p>
      <w:pPr>
        <w:ind w:firstLine="63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三、参加人员</w:t>
      </w:r>
    </w:p>
    <w:p>
      <w:pPr>
        <w:ind w:firstLine="640" w:firstLineChars="200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（一）省委网信办</w:t>
      </w:r>
      <w:del w:id="0" w:author="黄书锭" w:date="2025-01-09T10:58:04Z">
        <w:r>
          <w:rPr>
            <w:rFonts w:hint="eastAsia" w:ascii="楷体_GB2312" w:hAnsi="楷体_GB2312" w:eastAsia="楷体_GB2312" w:cs="楷体_GB2312"/>
            <w:sz w:val="32"/>
            <w:szCs w:val="32"/>
            <w:lang w:eastAsia="zh-CN"/>
          </w:rPr>
          <w:delText>（约</w:delText>
        </w:r>
      </w:del>
      <w:del w:id="1" w:author="黄书锭" w:date="2025-01-09T10:58:04Z">
        <w:r>
          <w:rPr>
            <w:rFonts w:hint="eastAsia" w:ascii="楷体_GB2312" w:hAnsi="楷体_GB2312" w:eastAsia="楷体_GB2312" w:cs="楷体_GB2312"/>
            <w:sz w:val="32"/>
            <w:szCs w:val="32"/>
            <w:lang w:val="en-US" w:eastAsia="zh-CN"/>
          </w:rPr>
          <w:delText>15人</w:delText>
        </w:r>
      </w:del>
      <w:del w:id="2" w:author="黄书锭" w:date="2025-01-09T10:58:04Z">
        <w:r>
          <w:rPr>
            <w:rFonts w:hint="eastAsia" w:ascii="楷体_GB2312" w:hAnsi="楷体_GB2312" w:eastAsia="楷体_GB2312" w:cs="楷体_GB2312"/>
            <w:sz w:val="32"/>
            <w:szCs w:val="32"/>
            <w:lang w:eastAsia="zh-CN"/>
          </w:rPr>
          <w:delText>）</w:delText>
        </w:r>
      </w:del>
    </w:p>
    <w:p>
      <w:pPr>
        <w:ind w:firstLine="640" w:firstLineChars="200"/>
        <w:rPr>
          <w:rFonts w:hint="eastAsia" w:ascii="仿宋_GB2312" w:hAnsi="仿宋" w:eastAsia="仿宋_GB2312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1.</w:t>
      </w:r>
      <w:ins w:id="3" w:author="黄书锭" w:date="2025-01-09T10:58:08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1</w:t>
        </w:r>
      </w:ins>
      <w:ins w:id="4" w:author="黄书锭" w:date="2025-01-09T10:58:11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位</w:t>
        </w:r>
      </w:ins>
      <w:r>
        <w:rPr>
          <w:rFonts w:hint="eastAsia" w:ascii="仿宋_GB2312" w:hAnsi="仿宋" w:eastAsia="仿宋_GB2312"/>
          <w:sz w:val="32"/>
          <w:szCs w:val="32"/>
          <w:lang w:eastAsia="zh-CN"/>
        </w:rPr>
        <w:t>办领导；</w:t>
      </w:r>
    </w:p>
    <w:p>
      <w:pPr>
        <w:ind w:firstLine="640" w:firstLineChars="200"/>
        <w:rPr>
          <w:del w:id="5" w:author="黄书锭" w:date="2025-01-09T10:58:29Z"/>
          <w:rFonts w:hint="eastAsia" w:ascii="仿宋_GB2312" w:hAnsi="仿宋" w:eastAsia="仿宋_GB2312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2.办青年理论学习小组</w:t>
      </w:r>
      <w:del w:id="6" w:author="黄书锭" w:date="2025-01-09T10:58:29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delText>组长、副组长</w:delText>
        </w:r>
      </w:del>
      <w:del w:id="7" w:author="黄书锭" w:date="2025-01-09T10:58:29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delText>；</w:delText>
        </w:r>
      </w:del>
    </w:p>
    <w:p>
      <w:pPr>
        <w:ind w:firstLine="640" w:firstLineChars="200"/>
        <w:rPr>
          <w:rFonts w:hint="eastAsia" w:ascii="仿宋_GB2312" w:hAnsi="仿宋" w:eastAsia="仿宋_GB2312"/>
          <w:sz w:val="32"/>
          <w:szCs w:val="32"/>
          <w:lang w:val="en-US" w:eastAsia="zh-CN"/>
        </w:rPr>
      </w:pPr>
      <w:del w:id="8" w:author="黄书锭" w:date="2025-01-09T10:58:29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delText>3.办青年理论学习小组</w:delText>
        </w:r>
      </w:del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成员</w:t>
      </w:r>
      <w:del w:id="9" w:author="黄书锭" w:date="2025-01-09T10:58:31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delText>代表</w:delText>
        </w:r>
      </w:del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；</w:t>
      </w:r>
    </w:p>
    <w:p>
      <w:pPr>
        <w:ind w:firstLine="640" w:firstLineChars="200"/>
        <w:rPr>
          <w:rFonts w:hint="eastAsia" w:ascii="楷体_GB2312" w:hAnsi="楷体_GB2312" w:eastAsia="楷体_GB2312" w:cs="楷体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（二）中国进出口银行福建省分行</w:t>
      </w:r>
      <w:del w:id="10" w:author="黄书锭" w:date="2025-01-09T10:58:33Z">
        <w:r>
          <w:rPr>
            <w:rFonts w:hint="eastAsia" w:ascii="楷体_GB2312" w:hAnsi="楷体_GB2312" w:eastAsia="楷体_GB2312" w:cs="楷体_GB2312"/>
            <w:sz w:val="32"/>
            <w:szCs w:val="32"/>
            <w:lang w:eastAsia="zh-CN"/>
          </w:rPr>
          <w:delText>（约</w:delText>
        </w:r>
      </w:del>
      <w:del w:id="11" w:author="黄书锭" w:date="2025-01-09T10:58:33Z">
        <w:r>
          <w:rPr>
            <w:rFonts w:hint="eastAsia" w:ascii="楷体_GB2312" w:hAnsi="楷体_GB2312" w:eastAsia="楷体_GB2312" w:cs="楷体_GB2312"/>
            <w:sz w:val="32"/>
            <w:szCs w:val="32"/>
            <w:lang w:val="en-US" w:eastAsia="zh-CN"/>
          </w:rPr>
          <w:delText>15人</w:delText>
        </w:r>
      </w:del>
      <w:del w:id="12" w:author="黄书锭" w:date="2025-01-09T10:58:34Z">
        <w:r>
          <w:rPr>
            <w:rFonts w:hint="eastAsia" w:ascii="楷体_GB2312" w:hAnsi="楷体_GB2312" w:eastAsia="楷体_GB2312" w:cs="楷体_GB2312"/>
            <w:sz w:val="32"/>
            <w:szCs w:val="32"/>
            <w:lang w:eastAsia="zh-CN"/>
          </w:rPr>
          <w:delText>）</w:delText>
        </w:r>
      </w:del>
    </w:p>
    <w:p>
      <w:pPr>
        <w:ind w:firstLine="640" w:firstLineChars="200"/>
        <w:rPr>
          <w:rFonts w:hint="eastAsia" w:ascii="仿宋_GB2312" w:hAnsi="仿宋" w:eastAsia="仿宋_GB2312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sz w:val="32"/>
          <w:szCs w:val="32"/>
          <w:lang w:eastAsia="zh-CN"/>
        </w:rPr>
        <w:t>1.</w:t>
      </w:r>
      <w:ins w:id="13" w:author="黄书锭" w:date="2025-01-09T10:58:38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1</w:t>
        </w:r>
      </w:ins>
      <w:ins w:id="14" w:author="黄书锭" w:date="2025-01-09T10:58:39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位</w:t>
        </w:r>
      </w:ins>
      <w:r>
        <w:rPr>
          <w:rFonts w:hint="eastAsia" w:ascii="仿宋_GB2312" w:hAnsi="仿宋" w:eastAsia="仿宋_GB2312"/>
          <w:sz w:val="32"/>
          <w:szCs w:val="32"/>
          <w:lang w:eastAsia="zh-CN"/>
        </w:rPr>
        <w:t>分行领导；</w:t>
      </w:r>
    </w:p>
    <w:p>
      <w:pPr>
        <w:ind w:firstLine="640" w:firstLineChars="200"/>
        <w:rPr>
          <w:del w:id="15" w:author="黄书锭" w:date="2025-01-09T10:58:55Z"/>
          <w:rFonts w:hint="eastAsia" w:ascii="仿宋_GB2312" w:hAnsi="仿宋" w:eastAsia="仿宋_GB2312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sz w:val="32"/>
          <w:szCs w:val="32"/>
          <w:lang w:eastAsia="zh-CN"/>
        </w:rPr>
        <w:t>2.</w:t>
      </w:r>
      <w:ins w:id="16" w:author="黄书锭" w:date="2025-01-09T10:58:46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行</w:t>
        </w:r>
      </w:ins>
      <w:r>
        <w:rPr>
          <w:rFonts w:hint="eastAsia" w:ascii="仿宋_GB2312" w:hAnsi="仿宋" w:eastAsia="仿宋_GB2312"/>
          <w:sz w:val="32"/>
          <w:szCs w:val="32"/>
          <w:lang w:eastAsia="zh-CN"/>
        </w:rPr>
        <w:t>办公室、党建工作处、产品协调处党员干部</w:t>
      </w:r>
      <w:del w:id="17" w:author="黄书锭" w:date="2025-01-09T10:58:55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delText>；</w:delText>
        </w:r>
      </w:del>
    </w:p>
    <w:p>
      <w:pPr>
        <w:ind w:firstLine="640" w:firstLineChars="200"/>
        <w:rPr>
          <w:rFonts w:hint="default" w:ascii="仿宋_GB2312" w:hAnsi="仿宋" w:eastAsia="仿宋_GB2312"/>
          <w:sz w:val="32"/>
          <w:szCs w:val="32"/>
          <w:lang w:val="en-US" w:eastAsia="zh-CN"/>
        </w:rPr>
      </w:pPr>
      <w:del w:id="18" w:author="黄书锭" w:date="2025-01-09T10:58:55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delText>共约</w:delText>
        </w:r>
      </w:del>
      <w:del w:id="19" w:author="黄书锭" w:date="2025-01-09T10:58:55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delText>30人</w:delText>
        </w:r>
      </w:del>
      <w:ins w:id="20" w:author="黄书锭" w:date="2025-01-09T10:58:55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。</w:t>
        </w:r>
      </w:ins>
    </w:p>
    <w:p>
      <w:pPr>
        <w:ind w:firstLine="63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四、具体安排</w:t>
      </w:r>
    </w:p>
    <w:p>
      <w:pPr>
        <w:ind w:firstLine="640" w:firstLineChars="200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1.现场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教学（约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30分钟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）</w:t>
      </w:r>
      <w:r>
        <w:rPr>
          <w:rFonts w:hint="eastAsia" w:ascii="仿宋_GB2312" w:hAnsi="仿宋" w:eastAsia="仿宋_GB2312"/>
          <w:sz w:val="32"/>
          <w:szCs w:val="32"/>
        </w:rPr>
        <w:t>；</w:t>
      </w:r>
    </w:p>
    <w:p>
      <w:pPr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2.福建非遗漆文化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学习（约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30分钟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）</w:t>
      </w:r>
      <w:r>
        <w:rPr>
          <w:rFonts w:hint="eastAsia" w:ascii="仿宋_GB2312" w:hAnsi="仿宋" w:eastAsia="仿宋_GB2312"/>
          <w:sz w:val="32"/>
          <w:szCs w:val="32"/>
        </w:rPr>
        <w:t>；</w:t>
      </w:r>
    </w:p>
    <w:p>
      <w:pPr>
        <w:ind w:firstLine="640" w:firstLineChars="200"/>
        <w:rPr>
          <w:del w:id="21" w:author="黄书锭" w:date="2025-01-09T11:04:46Z"/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" w:eastAsia="仿宋_GB2312"/>
          <w:sz w:val="32"/>
          <w:szCs w:val="32"/>
        </w:rPr>
        <w:t>.结合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学习《习近平文化思想学习纲要》进行研讨交流（约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30分钟</w:t>
      </w:r>
      <w:r>
        <w:rPr>
          <w:rFonts w:hint="eastAsia" w:ascii="仿宋_GB2312" w:hAnsi="仿宋" w:eastAsia="仿宋_GB2312"/>
          <w:sz w:val="32"/>
          <w:szCs w:val="32"/>
        </w:rPr>
        <w:t>）</w:t>
      </w:r>
      <w:del w:id="22" w:author="黄书锭" w:date="2025-01-09T11:04:46Z">
        <w:r>
          <w:rPr>
            <w:rFonts w:hint="eastAsia" w:ascii="仿宋_GB2312" w:hAnsi="仿宋" w:eastAsia="仿宋_GB2312"/>
            <w:sz w:val="32"/>
            <w:szCs w:val="32"/>
          </w:rPr>
          <w:delText>；</w:delText>
        </w:r>
      </w:del>
    </w:p>
    <w:p>
      <w:pPr>
        <w:ind w:firstLine="640" w:firstLineChars="200"/>
        <w:rPr>
          <w:rFonts w:hint="default" w:ascii="仿宋_GB2312" w:hAnsi="仿宋" w:eastAsia="仿宋_GB2312"/>
          <w:sz w:val="32"/>
          <w:szCs w:val="32"/>
          <w:lang w:val="en-US" w:eastAsia="zh-CN"/>
        </w:rPr>
      </w:pPr>
      <w:del w:id="23" w:author="黄书锭" w:date="2025-01-09T11:04:46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delText>4.领导讲话</w:delText>
        </w:r>
      </w:del>
      <w:bookmarkStart w:id="0" w:name="_GoBack"/>
      <w:bookmarkEnd w:id="0"/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。</w:t>
      </w:r>
    </w:p>
    <w:p>
      <w:pPr>
        <w:ind w:firstLine="63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五、相关事项</w:t>
      </w:r>
    </w:p>
    <w:p>
      <w:pPr>
        <w:ind w:firstLine="640" w:firstLineChars="200"/>
        <w:rPr>
          <w:ins w:id="24" w:author="黄书锭" w:date="2025-01-09T11:03:41Z"/>
          <w:rFonts w:hint="eastAsia" w:ascii="仿宋_GB2312" w:hAnsi="仿宋_GB2312" w:eastAsia="仿宋_GB2312" w:cs="仿宋_GB2312"/>
          <w:sz w:val="32"/>
          <w:szCs w:val="32"/>
          <w:lang w:val="en-US" w:eastAsia="zh-CN"/>
          <w:rPrChange w:id="25" w:author="黄书锭" w:date="2025-01-09T11:04:06Z">
            <w:rPr>
              <w:ins w:id="26" w:author="黄书锭" w:date="2025-01-09T11:03:41Z"/>
              <w:rFonts w:hint="default" w:ascii="楷体_GB2312" w:hAnsi="宋体" w:eastAsia="楷体_GB2312"/>
              <w:sz w:val="32"/>
              <w:szCs w:val="32"/>
              <w:lang w:val="en-US" w:eastAsia="zh-CN"/>
            </w:rPr>
          </w:rPrChange>
        </w:rPr>
      </w:pPr>
      <w:ins w:id="27" w:author="黄书锭" w:date="2025-01-09T11:03:4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28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1.</w:t>
        </w:r>
      </w:ins>
      <w:ins w:id="30" w:author="黄书锭" w:date="2025-01-09T11:03:4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31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以</w:t>
        </w:r>
      </w:ins>
      <w:ins w:id="33" w:author="黄书锭" w:date="2025-01-09T11:03:4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34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机关</w:t>
        </w:r>
      </w:ins>
      <w:ins w:id="36" w:author="黄书锭" w:date="2025-01-09T11:03:4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37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党委</w:t>
        </w:r>
      </w:ins>
      <w:ins w:id="39" w:author="黄书锭" w:date="2025-01-09T11:03:4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40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名义</w:t>
        </w:r>
      </w:ins>
      <w:ins w:id="42" w:author="黄书锭" w:date="2025-01-09T11:03:5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43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致函</w:t>
        </w:r>
      </w:ins>
      <w:ins w:id="45" w:author="黄书锭" w:date="2025-01-09T11:03:5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46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福州市</w:t>
        </w:r>
      </w:ins>
      <w:ins w:id="48" w:author="黄书锭" w:date="2025-01-09T11:03:5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49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文化馆</w:t>
        </w:r>
      </w:ins>
      <w:ins w:id="51" w:author="黄书锭" w:date="2025-01-09T11:03:5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52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商请</w:t>
        </w:r>
      </w:ins>
      <w:ins w:id="54" w:author="黄书锭" w:date="2025-01-09T11:03:5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55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支持</w:t>
        </w:r>
      </w:ins>
      <w:ins w:id="57" w:author="黄书锭" w:date="2025-01-09T11:03:5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  <w:rPrChange w:id="58" w:author="黄书锭" w:date="2025-01-09T11:04:06Z">
              <w:rPr>
                <w:rFonts w:hint="eastAsia" w:ascii="楷体_GB2312" w:hAnsi="宋体" w:eastAsia="楷体_GB2312"/>
                <w:sz w:val="32"/>
                <w:szCs w:val="32"/>
                <w:lang w:val="en-US" w:eastAsia="zh-CN"/>
              </w:rPr>
            </w:rPrChange>
          </w:rPr>
          <w:t>。</w:t>
        </w:r>
      </w:ins>
    </w:p>
    <w:p>
      <w:pPr>
        <w:ind w:firstLine="640" w:firstLineChars="200"/>
        <w:rPr>
          <w:rFonts w:hint="eastAsia" w:ascii="仿宋_GB2312" w:hAnsi="宋体" w:eastAsia="仿宋_GB2312"/>
          <w:sz w:val="32"/>
          <w:szCs w:val="32"/>
          <w:lang w:eastAsia="zh-CN"/>
        </w:rPr>
      </w:pPr>
      <w:del w:id="60" w:author="黄书锭" w:date="2025-01-09T11:03:36Z">
        <w:r>
          <w:rPr>
            <w:rFonts w:hint="default" w:ascii="楷体_GB2312" w:hAnsi="宋体" w:eastAsia="楷体_GB2312"/>
            <w:sz w:val="32"/>
            <w:szCs w:val="32"/>
            <w:lang w:val="en-US"/>
          </w:rPr>
          <w:delText>1</w:delText>
        </w:r>
      </w:del>
      <w:ins w:id="61" w:author="黄书锭" w:date="2025-01-09T11:03:36Z">
        <w:r>
          <w:rPr>
            <w:rFonts w:hint="eastAsia" w:ascii="楷体_GB2312" w:hAnsi="宋体" w:eastAsia="楷体_GB2312"/>
            <w:sz w:val="32"/>
            <w:szCs w:val="32"/>
            <w:lang w:val="en-US" w:eastAsia="zh-CN"/>
          </w:rPr>
          <w:t>2</w:t>
        </w:r>
      </w:ins>
      <w:r>
        <w:rPr>
          <w:rFonts w:hint="eastAsia" w:ascii="楷体_GB2312" w:hAnsi="宋体" w:eastAsia="楷体_GB2312"/>
          <w:sz w:val="32"/>
          <w:szCs w:val="32"/>
        </w:rPr>
        <w:t>.</w:t>
      </w:r>
      <w:r>
        <w:rPr>
          <w:rFonts w:hint="eastAsia" w:ascii="仿宋_GB2312" w:hAnsi="宋体" w:eastAsia="仿宋_GB2312"/>
          <w:sz w:val="32"/>
          <w:szCs w:val="32"/>
          <w:lang w:eastAsia="zh-CN"/>
        </w:rPr>
        <w:t>办青年理论学习小组、机关团支部</w:t>
      </w:r>
      <w:r>
        <w:rPr>
          <w:rFonts w:hint="eastAsia" w:ascii="仿宋_GB2312" w:hAnsi="宋体" w:eastAsia="仿宋_GB2312"/>
          <w:sz w:val="32"/>
          <w:szCs w:val="32"/>
        </w:rPr>
        <w:t>发动青年干部积极响应、踊跃参与，选派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宋体" w:eastAsia="仿宋_GB2312"/>
          <w:sz w:val="32"/>
          <w:szCs w:val="32"/>
        </w:rPr>
        <w:t>名青年干部代表</w:t>
      </w:r>
      <w:del w:id="62" w:author="黄书锭" w:date="2025-01-09T10:59:45Z">
        <w:r>
          <w:rPr>
            <w:rFonts w:hint="eastAsia" w:ascii="仿宋_GB2312" w:hAnsi="宋体" w:eastAsia="仿宋_GB2312"/>
            <w:sz w:val="32"/>
            <w:szCs w:val="32"/>
          </w:rPr>
          <w:delText>参加活动并</w:delText>
        </w:r>
      </w:del>
      <w:ins w:id="63" w:author="黄书锭" w:date="2025-01-09T10:59:45Z">
        <w:r>
          <w:rPr>
            <w:rFonts w:hint="eastAsia" w:ascii="仿宋_GB2312" w:hAnsi="宋体" w:eastAsia="仿宋_GB2312"/>
            <w:sz w:val="32"/>
            <w:szCs w:val="32"/>
            <w:lang w:eastAsia="zh-CN"/>
          </w:rPr>
          <w:t>作</w:t>
        </w:r>
      </w:ins>
      <w:r>
        <w:rPr>
          <w:rFonts w:hint="eastAsia" w:ascii="仿宋_GB2312" w:hAnsi="宋体" w:eastAsia="仿宋_GB2312"/>
          <w:sz w:val="32"/>
          <w:szCs w:val="32"/>
        </w:rPr>
        <w:t>交流发言</w:t>
      </w:r>
      <w:r>
        <w:rPr>
          <w:rFonts w:hint="eastAsia" w:ascii="仿宋_GB2312" w:hAnsi="宋体" w:eastAsia="仿宋_GB2312"/>
          <w:sz w:val="32"/>
          <w:szCs w:val="32"/>
          <w:lang w:eastAsia="zh-CN"/>
        </w:rPr>
        <w:t>。</w:t>
      </w:r>
    </w:p>
    <w:p>
      <w:pPr>
        <w:ind w:firstLine="640" w:firstLineChars="200"/>
        <w:rPr>
          <w:del w:id="64" w:author="黄书锭" w:date="2025-01-09T11:01:21Z"/>
          <w:rFonts w:ascii="仿宋_GB2312" w:hAnsi="仿宋_GB2312" w:eastAsia="仿宋_GB2312" w:cs="仿宋_GB2312"/>
          <w:sz w:val="32"/>
          <w:szCs w:val="32"/>
        </w:rPr>
      </w:pPr>
      <w:del w:id="65" w:author="黄书锭" w:date="2025-01-09T11:03:38Z">
        <w:r>
          <w:rPr>
            <w:rFonts w:hint="default" w:ascii="仿宋_GB2312" w:hAnsi="宋体" w:eastAsia="仿宋_GB2312"/>
            <w:sz w:val="32"/>
            <w:szCs w:val="32"/>
            <w:lang w:val="en-US"/>
          </w:rPr>
          <w:delText>2</w:delText>
        </w:r>
      </w:del>
      <w:ins w:id="66" w:author="黄书锭" w:date="2025-01-09T11:03:38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3</w:t>
        </w:r>
      </w:ins>
      <w:r>
        <w:rPr>
          <w:rFonts w:hint="eastAsia" w:ascii="仿宋_GB2312" w:hAnsi="宋体" w:eastAsia="仿宋_GB2312"/>
          <w:sz w:val="32"/>
          <w:szCs w:val="32"/>
        </w:rPr>
        <w:t>.</w:t>
      </w:r>
      <w:del w:id="67" w:author="黄书锭" w:date="2025-01-09T11:00:41Z">
        <w:r>
          <w:rPr>
            <w:rFonts w:hint="eastAsia" w:ascii="仿宋_GB2312" w:hAnsi="仿宋_GB2312" w:eastAsia="仿宋_GB2312" w:cs="仿宋_GB2312"/>
            <w:sz w:val="32"/>
            <w:szCs w:val="32"/>
          </w:rPr>
          <w:delText>机关党委牵头指导</w:delText>
        </w:r>
      </w:del>
      <w:r>
        <w:rPr>
          <w:rFonts w:hint="eastAsia" w:ascii="仿宋_GB2312" w:hAnsi="仿宋_GB2312" w:eastAsia="仿宋_GB2312" w:cs="仿宋_GB2312"/>
          <w:sz w:val="32"/>
          <w:szCs w:val="32"/>
        </w:rPr>
        <w:t>机关团支部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宋体" w:eastAsia="仿宋_GB2312"/>
          <w:sz w:val="32"/>
          <w:szCs w:val="32"/>
          <w:lang w:eastAsia="zh-CN"/>
        </w:rPr>
        <w:t>办青年理论学习小组第一组</w:t>
      </w:r>
      <w:ins w:id="68" w:author="黄书锭" w:date="2025-01-09T11:00:47Z">
        <w:r>
          <w:rPr>
            <w:rFonts w:hint="eastAsia" w:ascii="仿宋_GB2312" w:hAnsi="宋体" w:eastAsia="仿宋_GB2312"/>
            <w:sz w:val="32"/>
            <w:szCs w:val="32"/>
            <w:lang w:eastAsia="zh-CN"/>
          </w:rPr>
          <w:t>具体</w:t>
        </w:r>
      </w:ins>
      <w:r>
        <w:rPr>
          <w:rFonts w:hint="eastAsia" w:ascii="仿宋_GB2312" w:hAnsi="仿宋_GB2312" w:eastAsia="仿宋_GB2312" w:cs="仿宋_GB2312"/>
          <w:sz w:val="32"/>
          <w:szCs w:val="32"/>
        </w:rPr>
        <w:t>组织</w:t>
      </w:r>
      <w:ins w:id="69" w:author="黄书锭" w:date="2025-01-09T11:00:57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协调</w:t>
        </w:r>
      </w:ins>
      <w:del w:id="70" w:author="黄书锭" w:date="2025-01-09T11:00:58Z">
        <w:r>
          <w:rPr>
            <w:rFonts w:hint="eastAsia" w:ascii="仿宋_GB2312" w:hAnsi="仿宋_GB2312" w:eastAsia="仿宋_GB2312" w:cs="仿宋_GB2312"/>
            <w:sz w:val="32"/>
            <w:szCs w:val="32"/>
          </w:rPr>
          <w:delText>此次学习活</w:delText>
        </w:r>
      </w:del>
      <w:del w:id="71" w:author="黄书锭" w:date="2025-01-09T11:00:59Z">
        <w:r>
          <w:rPr>
            <w:rFonts w:hint="eastAsia" w:ascii="仿宋_GB2312" w:hAnsi="仿宋_GB2312" w:eastAsia="仿宋_GB2312" w:cs="仿宋_GB2312"/>
            <w:sz w:val="32"/>
            <w:szCs w:val="32"/>
          </w:rPr>
          <w:delText>动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，租用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活动车辆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ins w:id="72" w:author="黄书锭" w:date="2025-01-09T11:01:07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经费</w:t>
        </w:r>
      </w:ins>
      <w:del w:id="73" w:author="黄书锭" w:date="2025-01-09T11:01:09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费用</w:delText>
        </w:r>
      </w:del>
      <w:ins w:id="74" w:author="黄书锭" w:date="2025-01-09T11:01:10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预算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1000元</w:t>
      </w:r>
      <w:del w:id="75" w:author="黄书锭" w:date="2025-01-09T11:01:21Z">
        <w:r>
          <w:rPr>
            <w:rFonts w:hint="eastAsia" w:ascii="仿宋_GB2312" w:hAnsi="仿宋_GB2312" w:eastAsia="仿宋_GB2312" w:cs="仿宋_GB2312"/>
            <w:sz w:val="32"/>
            <w:szCs w:val="32"/>
          </w:rPr>
          <w:delText>。</w:delText>
        </w:r>
      </w:del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del w:id="76" w:author="黄书锭" w:date="2025-01-09T11:01:21Z">
        <w:r>
          <w:rPr>
            <w:rFonts w:hint="eastAsia" w:ascii="仿宋_GB2312" w:hAnsi="仿宋_GB2312" w:eastAsia="仿宋_GB2312" w:cs="仿宋_GB2312"/>
            <w:sz w:val="32"/>
            <w:szCs w:val="32"/>
          </w:rPr>
          <w:delText>3.参加人员于</w:delText>
        </w:r>
      </w:del>
      <w:del w:id="77" w:author="黄书锭" w:date="2025-01-09T11:01:2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活动当天</w:delText>
        </w:r>
      </w:del>
      <w:del w:id="78" w:author="黄书锭" w:date="2025-01-09T11:01:21Z">
        <w:r>
          <w:rPr>
            <w:rFonts w:hint="eastAsia" w:ascii="仿宋_GB2312" w:hAnsi="仿宋_GB2312" w:eastAsia="仿宋_GB2312" w:cs="仿宋_GB2312"/>
            <w:sz w:val="32"/>
            <w:szCs w:val="32"/>
          </w:rPr>
          <w:delText>在机关大厦楼下集合统一乘车，佩戴党徽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ind w:firstLine="640" w:firstLineChars="200"/>
        <w:jc w:val="center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机关党委</w:t>
      </w:r>
    </w:p>
    <w:p>
      <w:pPr>
        <w:ind w:firstLine="640" w:firstLineChars="200"/>
        <w:jc w:val="center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2025年1月</w:t>
      </w:r>
      <w:del w:id="79" w:author="黄书锭" w:date="2025-01-09T11:01:3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8</w:delText>
        </w:r>
      </w:del>
      <w:ins w:id="80" w:author="黄书锭" w:date="2025-01-09T11:01:3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9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</w:t>
      </w:r>
    </w:p>
    <w:p>
      <w:pPr>
        <w:jc w:val="center"/>
        <w:rPr>
          <w:ins w:id="81" w:author="黄书锭" w:date="2025-01-09T11:01:45Z"/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page"/>
      </w:r>
      <w:del w:id="82" w:author="黄书锭" w:date="2025-01-09T11:01:39Z">
        <w:r>
          <w:rPr>
            <w:rFonts w:hint="eastAsia" w:ascii="方正小标宋简体" w:hAnsi="方正小标宋简体" w:eastAsia="方正小标宋简体" w:cs="方正小标宋简体"/>
            <w:sz w:val="44"/>
            <w:szCs w:val="44"/>
            <w:lang w:val="en-US" w:eastAsia="zh-CN"/>
          </w:rPr>
          <w:delText>参观</w:delText>
        </w:r>
      </w:del>
      <w:ins w:id="83" w:author="黄书锭" w:date="2025-01-09T11:01:41Z">
        <w:r>
          <w:rPr>
            <w:rFonts w:hint="eastAsia" w:ascii="方正小标宋简体" w:hAnsi="方正小标宋简体" w:eastAsia="方正小标宋简体" w:cs="方正小标宋简体"/>
            <w:sz w:val="44"/>
            <w:szCs w:val="44"/>
            <w:lang w:val="en-US" w:eastAsia="zh-CN"/>
          </w:rPr>
          <w:t>活动</w:t>
        </w:r>
      </w:ins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地点</w:t>
      </w:r>
      <w:del w:id="84" w:author="黄书锭" w:date="2025-01-09T11:01:43Z">
        <w:r>
          <w:rPr>
            <w:rFonts w:hint="eastAsia" w:ascii="方正小标宋简体" w:hAnsi="方正小标宋简体" w:eastAsia="方正小标宋简体" w:cs="方正小标宋简体"/>
            <w:sz w:val="44"/>
            <w:szCs w:val="44"/>
            <w:lang w:val="en-US" w:eastAsia="zh-CN"/>
          </w:rPr>
          <w:delText>介绍</w:delText>
        </w:r>
      </w:del>
      <w:ins w:id="85" w:author="黄书锭" w:date="2025-01-09T11:01:45Z">
        <w:r>
          <w:rPr>
            <w:rFonts w:hint="eastAsia" w:ascii="方正小标宋简体" w:hAnsi="方正小标宋简体" w:eastAsia="方正小标宋简体" w:cs="方正小标宋简体"/>
            <w:sz w:val="44"/>
            <w:szCs w:val="44"/>
            <w:lang w:val="en-US" w:eastAsia="zh-CN"/>
          </w:rPr>
          <w:t>简介</w:t>
        </w:r>
      </w:ins>
    </w:p>
    <w:p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  <w:rPrChange w:id="86" w:author="黄书锭" w:date="2025-01-09T11:01:53Z">
            <w:rPr>
              <w:rFonts w:hint="eastAsia" w:ascii="方正小标宋简体" w:hAnsi="方正小标宋简体" w:eastAsia="方正小标宋简体" w:cs="方正小标宋简体"/>
              <w:sz w:val="44"/>
              <w:szCs w:val="44"/>
              <w:lang w:val="en-US" w:eastAsia="zh-CN"/>
            </w:rPr>
          </w:rPrChange>
        </w:rPr>
      </w:pPr>
    </w:p>
    <w:p>
      <w:pPr>
        <w:ind w:firstLine="642" w:firstLineChars="200"/>
        <w:jc w:val="both"/>
        <w:rPr>
          <w:rFonts w:hint="eastAsia" w:ascii="仿宋_GB2312" w:hAnsi="仿宋" w:eastAsia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/>
          <w:b/>
          <w:bCs/>
          <w:sz w:val="32"/>
          <w:szCs w:val="32"/>
          <w:lang w:val="en-US" w:eastAsia="zh-CN"/>
        </w:rPr>
        <w:t>福州文化馆新馆</w:t>
      </w:r>
      <w:ins w:id="87" w:author="黄书锭" w:date="2025-01-09T11:02:08Z">
        <w:r>
          <w:rPr>
            <w:rFonts w:hint="eastAsia" w:ascii="仿宋_GB2312" w:hAnsi="仿宋" w:eastAsia="仿宋_GB2312"/>
            <w:b/>
            <w:bCs/>
            <w:sz w:val="32"/>
            <w:szCs w:val="32"/>
            <w:lang w:val="en-US" w:eastAsia="zh-CN"/>
            <w:rPrChange w:id="88" w:author="黄书锭" w:date="2025-01-09T11:02:13Z">
              <w:rPr>
                <w:rFonts w:hint="eastAsia" w:ascii="仿宋_GB2312" w:hAnsi="仿宋" w:eastAsia="仿宋_GB2312"/>
                <w:b w:val="0"/>
                <w:bCs w:val="0"/>
                <w:sz w:val="32"/>
                <w:szCs w:val="32"/>
                <w:lang w:val="en-US" w:eastAsia="zh-CN"/>
              </w:rPr>
            </w:rPrChange>
          </w:rPr>
          <w:t>，</w:t>
        </w:r>
      </w:ins>
      <w:del w:id="90" w:author="黄书锭" w:date="2025-01-09T11:02:08Z">
        <w:r>
          <w:rPr>
            <w:rFonts w:hint="eastAsia" w:ascii="仿宋_GB2312" w:hAnsi="仿宋" w:eastAsia="仿宋_GB2312"/>
            <w:b/>
            <w:bCs/>
            <w:sz w:val="32"/>
            <w:szCs w:val="32"/>
            <w:lang w:val="en-US" w:eastAsia="zh-CN"/>
          </w:rPr>
          <w:delText>，</w:delText>
        </w:r>
      </w:del>
      <w:r>
        <w:rPr>
          <w:rFonts w:hint="eastAsia" w:ascii="仿宋_GB2312" w:hAnsi="仿宋" w:eastAsia="仿宋_GB2312"/>
          <w:b w:val="0"/>
          <w:bCs w:val="0"/>
          <w:sz w:val="32"/>
          <w:szCs w:val="32"/>
          <w:lang w:val="en-US" w:eastAsia="zh-CN"/>
        </w:rPr>
        <w:t>位于晋安湖畔（晋安区龙安路399号），以打造云上文化馆为主线，由A、B两栋楼构成，A楼为综合楼、B楼为演艺中心。一层主要由艺术共享空间和非物质文化遗产展厅组成。非物质文化遗产展厅由看见非遗、听见非遗、遇见非遗三个部分组成，展示了寿山石雕、软木画、福州脱胎漆器髹饰技艺、闽剧、十番乐器、福州方言、传统武术、畲族服饰、传统的大漆技艺等福州文化瑰宝。二层是将阅读、自习空间、艺术融为一体的集合空间。艺培教室、手工创艺区和多功能报告厅均在二层。不定期有软木画、电子钢琴、书法、插花、八段锦、亲子趣味音乐课等课程，满足不同人群的艺术需求。三层有钢琴房、电钢教室、教研室、艺培教室和光影直播间等多个教室。其中功能齐全的艺培教室都位于晋安湖一侧，拥有最好的观湖景观。四层主要有古琴教室、书法教室、绘画教室、独立的隔音会议室、直录播智享教室以及其他功能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" w:eastAsia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/>
          <w:b/>
          <w:bCs/>
          <w:sz w:val="32"/>
          <w:szCs w:val="32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" w:eastAsia="仿宋_GB2312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ins w:id="91" w:author="黄书锭" w:date="2025-01-09T11:02:45Z"/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关于赴福州市文化馆开展青年理论学习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ins w:id="92" w:author="黄书锭" w:date="2025-01-09T11:02:33Z">
        <w:r>
          <w:rPr>
            <w:rFonts w:hint="eastAsia" w:ascii="方正小标宋简体" w:hAnsi="方正小标宋简体" w:eastAsia="方正小标宋简体" w:cs="方正小标宋简体"/>
            <w:sz w:val="44"/>
            <w:szCs w:val="44"/>
            <w:lang w:val="en-US" w:eastAsia="zh-CN"/>
          </w:rPr>
          <w:t>活动</w:t>
        </w:r>
      </w:ins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的</w:t>
      </w:r>
      <w:del w:id="93" w:author="黄书锭" w:date="2025-01-09T11:02:37Z">
        <w:r>
          <w:rPr>
            <w:rFonts w:hint="eastAsia" w:ascii="方正小标宋简体" w:hAnsi="方正小标宋简体" w:eastAsia="方正小标宋简体" w:cs="方正小标宋简体"/>
            <w:sz w:val="44"/>
            <w:szCs w:val="44"/>
            <w:lang w:val="en-US" w:eastAsia="zh-CN"/>
          </w:rPr>
          <w:delText>工作</w:delText>
        </w:r>
      </w:del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函</w:t>
      </w:r>
    </w:p>
    <w:p>
      <w:pPr>
        <w:jc w:val="center"/>
        <w:rPr>
          <w:rFonts w:hint="eastAsia" w:ascii="仿宋_GB2312" w:hAnsi="仿宋" w:eastAsia="仿宋_GB2312"/>
          <w:b/>
          <w:bCs/>
          <w:sz w:val="32"/>
          <w:szCs w:val="32"/>
          <w:lang w:val="en-US" w:eastAsia="zh-CN"/>
        </w:rPr>
      </w:pPr>
    </w:p>
    <w:p>
      <w:pPr>
        <w:jc w:val="both"/>
        <w:rPr>
          <w:rFonts w:hint="eastAsia" w:ascii="仿宋_GB2312" w:hAnsi="仿宋" w:eastAsia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/>
          <w:b w:val="0"/>
          <w:bCs w:val="0"/>
          <w:sz w:val="32"/>
          <w:szCs w:val="32"/>
          <w:lang w:val="en-US" w:eastAsia="zh-CN"/>
        </w:rPr>
        <w:t>福州市文化馆：</w:t>
      </w:r>
    </w:p>
    <w:p>
      <w:pPr>
        <w:ind w:firstLine="642"/>
        <w:jc w:val="both"/>
        <w:rPr>
          <w:ins w:id="94" w:author="黄书锭" w:date="2025-01-09T11:03:11Z"/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/>
          <w:color w:val="auto"/>
          <w:sz w:val="32"/>
          <w:szCs w:val="32"/>
        </w:rPr>
        <w:t>为深入学习贯彻党的二十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届三中全会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精神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和习近平总书记在福建考察时的重要讲话精神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，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深化巩固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“深学争优，敢为争先，实干争效”行动，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加强青年干部教育引领、凝心铸魂，引导青年干部学习领会习近平文化思想，增强勇担新的文化使命的责任感，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拟于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2025年1月中旬，联合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中国进出口银行福建省分行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前往贵单位开展青年理论学习小组活动</w:t>
      </w:r>
      <w:del w:id="95" w:author="黄书锭" w:date="2025-01-09T11:03:10Z">
        <w:r>
          <w:rPr>
            <w:rFonts w:hint="eastAsia" w:ascii="仿宋_GB2312" w:hAnsi="仿宋" w:eastAsia="仿宋_GB2312"/>
            <w:color w:val="auto"/>
            <w:sz w:val="32"/>
            <w:szCs w:val="32"/>
            <w:lang w:val="en-US" w:eastAsia="zh-CN"/>
          </w:rPr>
          <w:delText>，</w:delText>
        </w:r>
      </w:del>
      <w:ins w:id="96" w:author="黄书锭" w:date="2025-01-09T11:03:10Z">
        <w:r>
          <w:rPr>
            <w:rFonts w:hint="eastAsia" w:ascii="仿宋_GB2312" w:hAnsi="仿宋" w:eastAsia="仿宋_GB2312"/>
            <w:color w:val="auto"/>
            <w:sz w:val="32"/>
            <w:szCs w:val="32"/>
            <w:lang w:val="en-US" w:eastAsia="zh-CN"/>
          </w:rPr>
          <w:t>。</w:t>
        </w:r>
      </w:ins>
    </w:p>
    <w:p>
      <w:pPr>
        <w:ind w:firstLine="642"/>
        <w:jc w:val="both"/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</w:pPr>
      <w:del w:id="97" w:author="黄书锭" w:date="2025-01-09T11:03:12Z">
        <w:r>
          <w:rPr>
            <w:rFonts w:hint="eastAsia" w:ascii="仿宋_GB2312" w:hAnsi="仿宋" w:eastAsia="仿宋_GB2312"/>
            <w:color w:val="auto"/>
            <w:sz w:val="32"/>
            <w:szCs w:val="32"/>
            <w:lang w:val="en-US" w:eastAsia="zh-CN"/>
          </w:rPr>
          <w:delText>望贵单位</w:delText>
        </w:r>
      </w:del>
      <w:ins w:id="98" w:author="黄书锭" w:date="2025-01-09T11:03:13Z">
        <w:r>
          <w:rPr>
            <w:rFonts w:hint="eastAsia" w:ascii="仿宋_GB2312" w:hAnsi="仿宋" w:eastAsia="仿宋_GB2312"/>
            <w:color w:val="auto"/>
            <w:sz w:val="32"/>
            <w:szCs w:val="32"/>
            <w:lang w:val="en-US" w:eastAsia="zh-CN"/>
          </w:rPr>
          <w:t>请</w:t>
        </w:r>
      </w:ins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予以</w:t>
      </w:r>
      <w:ins w:id="99" w:author="黄书锭" w:date="2025-01-09T11:03:17Z">
        <w:r>
          <w:rPr>
            <w:rFonts w:hint="eastAsia" w:ascii="仿宋_GB2312" w:hAnsi="仿宋" w:eastAsia="仿宋_GB2312"/>
            <w:color w:val="auto"/>
            <w:sz w:val="32"/>
            <w:szCs w:val="32"/>
            <w:lang w:val="en-US" w:eastAsia="zh-CN"/>
          </w:rPr>
          <w:t>大力</w:t>
        </w:r>
      </w:ins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支持。</w:t>
      </w:r>
    </w:p>
    <w:p>
      <w:pPr>
        <w:ind w:firstLine="642"/>
        <w:jc w:val="both"/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</w:pPr>
    </w:p>
    <w:p>
      <w:pPr>
        <w:ind w:firstLine="642"/>
        <w:jc w:val="both"/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</w:pPr>
    </w:p>
    <w:p>
      <w:pPr>
        <w:jc w:val="center"/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 xml:space="preserve">           中共福建省委网信办机关党委</w:t>
      </w:r>
    </w:p>
    <w:p>
      <w:pPr>
        <w:jc w:val="center"/>
        <w:rPr>
          <w:rFonts w:hint="default" w:ascii="仿宋_GB2312" w:hAnsi="仿宋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 xml:space="preserve">           2025年1月 日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altName w:val="宋体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numPr>
        <w:ilvl w:val="0"/>
        <w:numId w:val="0"/>
      </w:numPr>
      <w:ind w:leftChars="0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false" upright="fals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BYAAABkcnMvUEsBAhQAFAAAAAgAh07iQM6pebnPAAAABQEAAA8AAAAAAAAAAQAg&#10;AAAAOAAAAGRycy9kb3ducmV2LnhtbFBLAQIUABQAAAAIAIdO4kDNNraFyAEAAHsDAAAOAAAAAAAA&#10;AAEAIAAAADQ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numPr>
                              <w:ilvl w:val="0"/>
                              <w:numId w:val="0"/>
                            </w:numPr>
                            <w:ind w:leftChars="0"/>
                            <w:jc w:val="both"/>
                          </w:pPr>
                        </w:p>
                      </w:txbxContent>
                    </wps:txbx>
                    <wps:bodyPr vert="horz" wrap="none" lIns="0" tIns="0" rIns="0" bIns="0" anchor="t" anchorCtr="false" upright="fals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FgAAAGRycy9QSwECFAAUAAAACACHTuJAzql5uc8AAAAFAQAADwAAAAAAAAABACAA&#10;AAA4AAAAZHJzL2Rvd25yZXYueG1sUEsBAhQAFAAAAAgAh07iQBCr8CPHAQAAewMAAA4AAAAAAAAA&#10;AQAgAAAANA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numPr>
                        <w:ilvl w:val="0"/>
                        <w:numId w:val="0"/>
                      </w:numPr>
                      <w:ind w:leftChars="0"/>
                      <w:jc w:val="both"/>
                    </w:pPr>
                  </w:p>
                </w:txbxContent>
              </v:textbox>
            </v:shape>
          </w:pict>
        </mc:Fallback>
      </mc:AlternateContent>
    </w:r>
  </w:p>
  <w:p>
    <w:pPr>
      <w:pStyle w:val="3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书锭">
    <w15:presenceInfo w15:providerId="None" w15:userId="黄书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false"/>
  <w:bordersDoNotSurroundFooter w:val="fals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 w:val="true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FE75717"/>
    <w:rsid w:val="17CD4579"/>
    <w:rsid w:val="577115CF"/>
    <w:rsid w:val="638E5D64"/>
    <w:rsid w:val="69CA7029"/>
    <w:rsid w:val="790FB5B1"/>
    <w:rsid w:val="977F1F6A"/>
    <w:rsid w:val="DFFEC6DA"/>
    <w:rsid w:val="EEBB05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name="heading 2"/>
    <w:lsdException w:qFormat="1" w:uiPriority="1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iPriority="1" w:name="annotation text"/>
    <w:lsdException w:qFormat="1" w:uiPriority="99" w:semiHidden="0" w:name="header"/>
    <w:lsdException w:qFormat="1"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iPriority="1" w:name="annotation reference"/>
    <w:lsdException w:uiPriority="1" w:name="line number"/>
    <w:lsdException w:qFormat="1" w:unhideWhenUsed="0" w:uiPriority="0" w:semiHidden="0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uiPriority="1" w:name="Body Text"/>
    <w:lsdException w:uiPriority="1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uiPriority="1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qFormat="1" w:uiPriority="99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1" w:semiHidden="0" w:name="Emphasis"/>
    <w:lsdException w:uiPriority="1" w:name="Document Map"/>
    <w:lsdException w:uiPriority="1" w:name="Plain Text"/>
    <w:lsdException w:uiPriority="1" w:name="E-mail Signature"/>
    <w:lsdException w:uiPriority="1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uiPriority="1" w:name="HTML Preformatted"/>
    <w:lsdException w:uiPriority="1" w:name="HTML Sample"/>
    <w:lsdException w:uiPriority="1" w:name="HTML Typewriter"/>
    <w:lsdException w:uiPriority="1" w:name="HTML Variable"/>
    <w:lsdException w:qFormat="1"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1" w:semiHidden="0" w:name="Table Grid"/>
    <w:lsdException w:uiPriority="1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styleId="8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页眉 Char"/>
    <w:basedOn w:val="6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1361</Words>
  <Characters>1397</Characters>
  <Lines>3</Lines>
  <Paragraphs>1</Paragraphs>
  <TotalTime>4</TotalTime>
  <ScaleCrop>false</ScaleCrop>
  <LinksUpToDate>false</LinksUpToDate>
  <CharactersWithSpaces>1397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2021-06-06T08:29:00Z</dcterms:created>
  <dc:creator>lenovo</dc:creator>
  <cp:lastModifiedBy>黄书锭</cp:lastModifiedBy>
  <cp:lastPrinted>2025-01-08T19:35:00Z</cp:lastPrinted>
  <dcterms:modified xsi:type="dcterms:W3CDTF">2025-01-09T11:05:42Z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ICV">
    <vt:lpwstr>4F8D962B4E1ADA470B1D7F67C9B16BBD</vt:lpwstr>
  </property>
  <property fmtid="{D5CDD505-2E9C-101B-9397-08002B2CF9AE}" pid="4" name="KSOTemplateDocerSaveRecord">
    <vt:lpwstr>eyJoZGlkIjoiODI5YjRkNDUxYmMxMTJkN2ZlZDg0MGZlN2NmZDNiZDIiLCJ1c2VySWQiOiIzMDY0MzMyMjMifQ==</vt:lpwstr>
  </property>
</Properties>
</file>