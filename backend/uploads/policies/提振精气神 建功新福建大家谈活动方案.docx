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eastAsia="方正小标宋简体"/>
          <w:b w:val="0"/>
          <w:bCs/>
          <w:sz w:val="44"/>
          <w:szCs w:val="44"/>
          <w:u w:val="none"/>
          <w:lang w:val="en-US" w:eastAsia="zh-CN"/>
        </w:rPr>
      </w:pPr>
      <w:r>
        <w:rPr>
          <w:rFonts w:hint="eastAsia" w:ascii="方正小标宋简体" w:eastAsia="方正小标宋简体"/>
          <w:b w:val="0"/>
          <w:bCs/>
          <w:sz w:val="44"/>
          <w:szCs w:val="44"/>
          <w:u w:val="none"/>
          <w:lang w:eastAsia="zh-CN"/>
        </w:rPr>
        <w:t>省委网信办</w:t>
      </w:r>
      <w:r>
        <w:rPr>
          <w:rFonts w:hint="eastAsia" w:ascii="方正小标宋简体" w:eastAsia="方正小标宋简体"/>
          <w:b w:val="0"/>
          <w:bCs/>
          <w:sz w:val="44"/>
          <w:szCs w:val="44"/>
          <w:u w:val="none"/>
        </w:rPr>
        <w:t>“提振精气神</w:t>
      </w:r>
      <w:del w:id="0" w:author="黄书锭" w:date="2024-04-11T11:53:39Z">
        <w:r>
          <w:rPr>
            <w:rFonts w:hint="default" w:ascii="方正小标宋简体" w:eastAsia="方正小标宋简体"/>
            <w:b w:val="0"/>
            <w:bCs/>
            <w:sz w:val="44"/>
            <w:szCs w:val="44"/>
            <w:u w:val="none"/>
            <w:lang w:val="en-US"/>
          </w:rPr>
          <w:delText xml:space="preserve"> </w:delText>
        </w:r>
      </w:del>
      <w:ins w:id="1" w:author="黄书锭" w:date="2024-04-11T11:53:39Z">
        <w:r>
          <w:rPr>
            <w:rFonts w:hint="eastAsia" w:ascii="方正小标宋简体" w:eastAsia="方正小标宋简体"/>
            <w:b w:val="0"/>
            <w:bCs/>
            <w:sz w:val="44"/>
            <w:szCs w:val="44"/>
            <w:u w:val="none"/>
            <w:lang w:val="en-US" w:eastAsia="zh-CN"/>
          </w:rPr>
          <w:t xml:space="preserve"> </w:t>
        </w:r>
      </w:ins>
      <w:r>
        <w:rPr>
          <w:rFonts w:hint="eastAsia" w:ascii="方正小标宋简体" w:eastAsia="方正小标宋简体"/>
          <w:b w:val="0"/>
          <w:bCs/>
          <w:sz w:val="44"/>
          <w:szCs w:val="44"/>
          <w:u w:val="none"/>
        </w:rPr>
        <w:t>建功新福建”大家谈</w:t>
      </w:r>
      <w:r>
        <w:rPr>
          <w:rFonts w:hint="eastAsia" w:ascii="方正小标宋简体" w:eastAsia="方正小标宋简体"/>
          <w:b w:val="0"/>
          <w:bCs/>
          <w:sz w:val="44"/>
          <w:szCs w:val="44"/>
          <w:u w:val="none"/>
          <w:lang w:val="en-US" w:eastAsia="zh-CN"/>
        </w:rPr>
        <w:t>活动方案</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eastAsia="方正小标宋简体"/>
          <w:b w:val="0"/>
          <w:bCs/>
          <w:sz w:val="44"/>
          <w:szCs w:val="44"/>
          <w:u w:val="none"/>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方正小标宋简体" w:eastAsia="方正小标宋简体"/>
          <w:b w:val="0"/>
          <w:bCs/>
          <w:sz w:val="44"/>
          <w:szCs w:val="44"/>
          <w:u w:val="none"/>
          <w:lang w:val="en-US" w:eastAsia="zh-CN"/>
        </w:rPr>
      </w:pPr>
      <w:r>
        <w:rPr>
          <w:rFonts w:hint="eastAsia" w:ascii="仿宋_GB2312" w:hAnsi="仿宋_GB2312" w:eastAsia="仿宋_GB2312" w:cs="仿宋_GB2312"/>
          <w:b w:val="0"/>
          <w:bCs/>
          <w:sz w:val="32"/>
          <w:szCs w:val="32"/>
          <w:u w:val="none"/>
          <w:lang w:val="en-US" w:eastAsia="zh-CN"/>
        </w:rPr>
        <w:t>为深入学习贯彻习近平新时代中国特色社会主义思想特别是习近平文化思想，落实省委十一届四次、五次全会和省委经济工作会议、省两会精神，巩固拓展主题教育成果、深化拓展“深学争优、敢为争先、实干争效”行动，根据省委宣传部2024年宣传思想文化工作要点任务清单</w:t>
      </w:r>
      <w:del w:id="2" w:author="黄书锭" w:date="2024-04-11T11:49:05Z">
        <w:r>
          <w:rPr>
            <w:rFonts w:hint="eastAsia" w:ascii="仿宋_GB2312" w:hAnsi="仿宋_GB2312" w:eastAsia="仿宋_GB2312" w:cs="仿宋_GB2312"/>
            <w:b w:val="0"/>
            <w:bCs/>
            <w:sz w:val="32"/>
            <w:szCs w:val="32"/>
            <w:u w:val="none"/>
            <w:lang w:val="en-US" w:eastAsia="zh-CN"/>
          </w:rPr>
          <w:delText>的工作要求</w:delText>
        </w:r>
      </w:del>
      <w:r>
        <w:rPr>
          <w:rFonts w:hint="eastAsia" w:ascii="仿宋_GB2312" w:hAnsi="仿宋_GB2312" w:eastAsia="仿宋_GB2312" w:cs="仿宋_GB2312"/>
          <w:b w:val="0"/>
          <w:bCs/>
          <w:sz w:val="32"/>
          <w:szCs w:val="32"/>
          <w:u w:val="none"/>
          <w:lang w:val="en-US" w:eastAsia="zh-CN"/>
        </w:rPr>
        <w:t>，</w:t>
      </w:r>
      <w:ins w:id="3" w:author="黄书锭" w:date="2024-04-11T11:48:25Z">
        <w:r>
          <w:rPr>
            <w:rFonts w:hint="eastAsia" w:ascii="仿宋_GB2312" w:hAnsi="仿宋_GB2312" w:eastAsia="仿宋_GB2312" w:cs="仿宋_GB2312"/>
            <w:b w:val="0"/>
            <w:bCs/>
            <w:sz w:val="32"/>
            <w:szCs w:val="32"/>
            <w:u w:val="none"/>
            <w:lang w:val="en-US" w:eastAsia="zh-CN"/>
          </w:rPr>
          <w:t>结合</w:t>
        </w:r>
      </w:ins>
      <w:ins w:id="4" w:author="黄书锭" w:date="2024-04-11T11:48:26Z">
        <w:r>
          <w:rPr>
            <w:rFonts w:hint="eastAsia" w:ascii="仿宋_GB2312" w:hAnsi="仿宋_GB2312" w:eastAsia="仿宋_GB2312" w:cs="仿宋_GB2312"/>
            <w:b w:val="0"/>
            <w:bCs/>
            <w:sz w:val="32"/>
            <w:szCs w:val="32"/>
            <w:u w:val="none"/>
            <w:lang w:val="en-US" w:eastAsia="zh-CN"/>
          </w:rPr>
          <w:t>省委</w:t>
        </w:r>
      </w:ins>
      <w:ins w:id="5" w:author="黄书锭" w:date="2024-04-11T11:48:27Z">
        <w:r>
          <w:rPr>
            <w:rFonts w:hint="eastAsia" w:ascii="仿宋_GB2312" w:hAnsi="仿宋_GB2312" w:eastAsia="仿宋_GB2312" w:cs="仿宋_GB2312"/>
            <w:b w:val="0"/>
            <w:bCs/>
            <w:sz w:val="32"/>
            <w:szCs w:val="32"/>
            <w:u w:val="none"/>
            <w:lang w:val="en-US" w:eastAsia="zh-CN"/>
          </w:rPr>
          <w:t>省直</w:t>
        </w:r>
      </w:ins>
      <w:ins w:id="6" w:author="黄书锭" w:date="2024-04-11T11:48:28Z">
        <w:r>
          <w:rPr>
            <w:rFonts w:hint="eastAsia" w:ascii="仿宋_GB2312" w:hAnsi="仿宋_GB2312" w:eastAsia="仿宋_GB2312" w:cs="仿宋_GB2312"/>
            <w:b w:val="0"/>
            <w:bCs/>
            <w:sz w:val="32"/>
            <w:szCs w:val="32"/>
            <w:u w:val="none"/>
            <w:lang w:val="en-US" w:eastAsia="zh-CN"/>
          </w:rPr>
          <w:t>机关</w:t>
        </w:r>
      </w:ins>
      <w:ins w:id="7" w:author="黄书锭" w:date="2024-04-11T11:48:29Z">
        <w:r>
          <w:rPr>
            <w:rFonts w:hint="eastAsia" w:ascii="仿宋_GB2312" w:hAnsi="仿宋_GB2312" w:eastAsia="仿宋_GB2312" w:cs="仿宋_GB2312"/>
            <w:b w:val="0"/>
            <w:bCs/>
            <w:sz w:val="32"/>
            <w:szCs w:val="32"/>
            <w:u w:val="none"/>
            <w:lang w:val="en-US" w:eastAsia="zh-CN"/>
          </w:rPr>
          <w:t>工委</w:t>
        </w:r>
      </w:ins>
      <w:ins w:id="8" w:author="黄书锭" w:date="2024-04-11T11:48:39Z">
        <w:r>
          <w:rPr>
            <w:rFonts w:hint="eastAsia" w:ascii="仿宋_GB2312" w:hAnsi="仿宋_GB2312" w:eastAsia="仿宋_GB2312" w:cs="仿宋_GB2312"/>
            <w:b w:val="0"/>
            <w:bCs/>
            <w:sz w:val="32"/>
            <w:szCs w:val="32"/>
            <w:u w:val="none"/>
            <w:lang w:val="en-US" w:eastAsia="zh-CN"/>
          </w:rPr>
          <w:t>有关</w:t>
        </w:r>
      </w:ins>
      <w:ins w:id="9" w:author="黄书锭" w:date="2024-04-11T11:48:40Z">
        <w:r>
          <w:rPr>
            <w:rFonts w:hint="eastAsia" w:ascii="仿宋_GB2312" w:hAnsi="仿宋_GB2312" w:eastAsia="仿宋_GB2312" w:cs="仿宋_GB2312"/>
            <w:b w:val="0"/>
            <w:bCs/>
            <w:sz w:val="32"/>
            <w:szCs w:val="32"/>
            <w:u w:val="none"/>
            <w:lang w:val="en-US" w:eastAsia="zh-CN"/>
          </w:rPr>
          <w:t>要求，</w:t>
        </w:r>
      </w:ins>
      <w:r>
        <w:rPr>
          <w:rFonts w:hint="eastAsia" w:ascii="仿宋_GB2312" w:hAnsi="仿宋_GB2312" w:eastAsia="仿宋_GB2312" w:cs="仿宋_GB2312"/>
          <w:b w:val="0"/>
          <w:bCs/>
          <w:sz w:val="32"/>
          <w:szCs w:val="32"/>
          <w:u w:val="none"/>
          <w:lang w:val="en-US" w:eastAsia="zh-CN"/>
        </w:rPr>
        <w:t>拟于近期举办省委网信办“提振精气神</w:t>
      </w:r>
      <w:del w:id="10" w:author="黄书锭" w:date="2024-04-11T11:53:37Z">
        <w:r>
          <w:rPr>
            <w:rFonts w:hint="default" w:ascii="仿宋_GB2312" w:hAnsi="仿宋_GB2312" w:eastAsia="仿宋_GB2312" w:cs="仿宋_GB2312"/>
            <w:b w:val="0"/>
            <w:bCs/>
            <w:sz w:val="32"/>
            <w:szCs w:val="32"/>
            <w:u w:val="none"/>
            <w:lang w:val="en-US" w:eastAsia="zh-CN"/>
          </w:rPr>
          <w:delText xml:space="preserve"> </w:delText>
        </w:r>
      </w:del>
      <w:ins w:id="11" w:author="黄书锭" w:date="2024-04-11T11:53:37Z">
        <w:r>
          <w:rPr>
            <w:rFonts w:hint="eastAsia" w:ascii="仿宋_GB2312" w:hAnsi="仿宋_GB2312" w:eastAsia="仿宋_GB2312" w:cs="仿宋_GB2312"/>
            <w:b w:val="0"/>
            <w:bCs/>
            <w:sz w:val="32"/>
            <w:szCs w:val="32"/>
            <w:u w:val="none"/>
            <w:lang w:val="en-US" w:eastAsia="zh-CN"/>
          </w:rPr>
          <w:t xml:space="preserve">  </w:t>
        </w:r>
      </w:ins>
      <w:r>
        <w:rPr>
          <w:rFonts w:hint="eastAsia" w:ascii="仿宋_GB2312" w:hAnsi="仿宋_GB2312" w:eastAsia="仿宋_GB2312" w:cs="仿宋_GB2312"/>
          <w:b w:val="0"/>
          <w:bCs/>
          <w:sz w:val="32"/>
          <w:szCs w:val="32"/>
          <w:u w:val="none"/>
          <w:lang w:val="en-US" w:eastAsia="zh-CN"/>
        </w:rPr>
        <w:t>建功新福建”大家谈活动。具体方案如下。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sz w:val="32"/>
          <w:szCs w:val="32"/>
        </w:rPr>
      </w:pPr>
      <w:r>
        <w:rPr>
          <w:rFonts w:hint="eastAsia" w:ascii="黑体" w:hAnsi="黑体" w:eastAsia="黑体"/>
          <w:sz w:val="32"/>
          <w:szCs w:val="32"/>
        </w:rPr>
        <w:t>一、</w:t>
      </w:r>
      <w:r>
        <w:rPr>
          <w:rFonts w:hint="eastAsia" w:ascii="黑体" w:hAnsi="黑体" w:eastAsia="黑体"/>
          <w:color w:val="auto"/>
          <w:sz w:val="32"/>
          <w:szCs w:val="32"/>
          <w:lang w:eastAsia="zh-CN"/>
        </w:rPr>
        <w:t>活动</w:t>
      </w:r>
      <w:r>
        <w:rPr>
          <w:rFonts w:hint="eastAsia" w:ascii="黑体" w:hAnsi="黑体" w:eastAsia="黑体"/>
          <w:sz w:val="32"/>
          <w:szCs w:val="32"/>
        </w:rPr>
        <w:t>时间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202</w:t>
      </w:r>
      <w:r>
        <w:rPr>
          <w:rFonts w:hint="eastAsia" w:ascii="仿宋_GB2312" w:hAnsi="仿宋" w:eastAsia="仿宋_GB2312"/>
          <w:sz w:val="32"/>
          <w:szCs w:val="32"/>
          <w:lang w:val="en-US" w:eastAsia="zh-CN"/>
        </w:rPr>
        <w:t>4</w:t>
      </w:r>
      <w:r>
        <w:rPr>
          <w:rFonts w:hint="eastAsia" w:ascii="仿宋_GB2312" w:hAnsi="仿宋" w:eastAsia="仿宋_GB2312"/>
          <w:sz w:val="32"/>
          <w:szCs w:val="32"/>
        </w:rPr>
        <w:t>年</w:t>
      </w:r>
      <w:r>
        <w:rPr>
          <w:rFonts w:hint="eastAsia" w:ascii="仿宋_GB2312" w:hAnsi="仿宋" w:eastAsia="仿宋_GB2312"/>
          <w:sz w:val="32"/>
          <w:szCs w:val="32"/>
          <w:lang w:val="en-US" w:eastAsia="zh-CN"/>
        </w:rPr>
        <w:t>4</w:t>
      </w:r>
      <w:r>
        <w:rPr>
          <w:rFonts w:hint="eastAsia" w:ascii="仿宋_GB2312" w:hAnsi="仿宋" w:eastAsia="仿宋_GB2312"/>
          <w:sz w:val="32"/>
          <w:szCs w:val="32"/>
        </w:rPr>
        <w:t>月</w:t>
      </w:r>
      <w:r>
        <w:rPr>
          <w:rFonts w:hint="eastAsia" w:ascii="仿宋_GB2312" w:hAnsi="仿宋" w:eastAsia="仿宋_GB2312"/>
          <w:sz w:val="32"/>
          <w:szCs w:val="32"/>
          <w:lang w:eastAsia="zh-CN"/>
        </w:rPr>
        <w:t>底</w:t>
      </w:r>
    </w:p>
    <w:p>
      <w:pPr>
        <w:keepNext w:val="0"/>
        <w:keepLines w:val="0"/>
        <w:pageBreakBefore w:val="0"/>
        <w:widowControl w:val="0"/>
        <w:kinsoku/>
        <w:wordWrap/>
        <w:overflowPunct/>
        <w:topLinePunct w:val="0"/>
        <w:autoSpaceDE/>
        <w:autoSpaceDN/>
        <w:bidi w:val="0"/>
        <w:adjustRightInd/>
        <w:snapToGrid/>
        <w:spacing w:line="600" w:lineRule="exact"/>
        <w:ind w:firstLine="630"/>
        <w:textAlignment w:val="auto"/>
        <w:rPr>
          <w:rFonts w:ascii="黑体" w:hAnsi="黑体" w:eastAsia="黑体"/>
          <w:sz w:val="32"/>
          <w:szCs w:val="32"/>
        </w:rPr>
      </w:pPr>
      <w:r>
        <w:rPr>
          <w:rFonts w:hint="eastAsia" w:ascii="黑体" w:hAnsi="黑体" w:eastAsia="黑体"/>
          <w:sz w:val="32"/>
          <w:szCs w:val="32"/>
        </w:rPr>
        <w:t>二、</w:t>
      </w:r>
      <w:r>
        <w:rPr>
          <w:rFonts w:hint="eastAsia" w:ascii="黑体" w:hAnsi="黑体" w:eastAsia="黑体"/>
          <w:color w:val="auto"/>
          <w:sz w:val="32"/>
          <w:szCs w:val="32"/>
          <w:lang w:eastAsia="zh-CN"/>
        </w:rPr>
        <w:t>活动</w:t>
      </w:r>
      <w:r>
        <w:rPr>
          <w:rFonts w:hint="eastAsia" w:ascii="黑体" w:hAnsi="黑体" w:eastAsia="黑体"/>
          <w:sz w:val="32"/>
          <w:szCs w:val="32"/>
        </w:rPr>
        <w:t>地点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仿宋_GB2312" w:hAnsi="仿宋" w:eastAsia="仿宋_GB2312"/>
          <w:sz w:val="32"/>
          <w:szCs w:val="32"/>
        </w:rPr>
      </w:pPr>
      <w:r>
        <w:rPr>
          <w:rFonts w:hint="default" w:ascii="仿宋_GB2312" w:hAnsi="仿宋" w:eastAsia="仿宋_GB2312"/>
          <w:sz w:val="32"/>
          <w:szCs w:val="32"/>
          <w:lang w:val="en" w:eastAsia="zh-CN"/>
        </w:rPr>
        <w:t>省委网信办16楼会议室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ascii="黑体" w:hAnsi="黑体" w:eastAsia="黑体"/>
          <w:sz w:val="32"/>
          <w:szCs w:val="32"/>
        </w:rPr>
      </w:pPr>
      <w:r>
        <w:rPr>
          <w:rFonts w:hint="eastAsia" w:ascii="黑体" w:hAnsi="黑体" w:eastAsia="黑体"/>
          <w:sz w:val="32"/>
          <w:szCs w:val="32"/>
          <w:lang w:eastAsia="zh-CN"/>
        </w:rPr>
        <w:t>三、</w:t>
      </w:r>
      <w:r>
        <w:rPr>
          <w:rFonts w:hint="eastAsia" w:ascii="黑体" w:hAnsi="黑体" w:eastAsia="黑体"/>
          <w:sz w:val="32"/>
          <w:szCs w:val="32"/>
        </w:rPr>
        <w:t>参加人员</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eastAsia="zh-CN"/>
        </w:rPr>
      </w:pPr>
      <w:r>
        <w:rPr>
          <w:rFonts w:hint="eastAsia" w:ascii="仿宋_GB2312" w:hAnsi="仿宋" w:eastAsia="仿宋_GB2312"/>
          <w:sz w:val="32"/>
          <w:szCs w:val="32"/>
          <w:lang w:eastAsia="zh-CN"/>
        </w:rPr>
        <w:t>（一）参会人员：</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val="en-US" w:eastAsia="zh-CN"/>
        </w:rPr>
      </w:pPr>
      <w:r>
        <w:rPr>
          <w:rFonts w:hint="eastAsia" w:ascii="仿宋_GB2312" w:hAnsi="仿宋" w:eastAsia="仿宋_GB2312"/>
          <w:sz w:val="32"/>
          <w:szCs w:val="32"/>
          <w:lang w:val="en-US" w:eastAsia="zh-CN"/>
        </w:rPr>
        <w:t>1</w:t>
      </w:r>
      <w:ins w:id="12" w:author="黄书锭" w:date="2024-04-11T11:50:10Z">
        <w:r>
          <w:rPr>
            <w:rFonts w:hint="eastAsia" w:ascii="仿宋_GB2312" w:hAnsi="仿宋" w:eastAsia="仿宋_GB2312"/>
            <w:sz w:val="32"/>
            <w:szCs w:val="32"/>
            <w:lang w:val="en-US" w:eastAsia="zh-CN"/>
          </w:rPr>
          <w:t>.</w:t>
        </w:r>
      </w:ins>
      <w:del w:id="13" w:author="黄书锭" w:date="2024-04-11T11:49:58Z">
        <w:r>
          <w:rPr>
            <w:rFonts w:hint="eastAsia" w:ascii="仿宋_GB2312" w:hAnsi="仿宋" w:eastAsia="仿宋_GB2312"/>
            <w:sz w:val="32"/>
            <w:szCs w:val="32"/>
            <w:lang w:val="en-US" w:eastAsia="zh-CN"/>
          </w:rPr>
          <w:delText>.</w:delText>
        </w:r>
      </w:del>
      <w:del w:id="14" w:author="黄书锭" w:date="2024-04-11T11:49:58Z">
        <w:r>
          <w:rPr>
            <w:rFonts w:hint="eastAsia" w:ascii="仿宋_GB2312" w:hAnsi="仿宋" w:eastAsia="仿宋_GB2312"/>
            <w:sz w:val="32"/>
            <w:szCs w:val="32"/>
            <w:lang w:eastAsia="zh-CN"/>
          </w:rPr>
          <w:delText>办领导</w:delText>
        </w:r>
      </w:del>
      <w:ins w:id="15" w:author="黄书锭" w:date="2024-04-11T11:49:58Z">
        <w:r>
          <w:rPr>
            <w:rFonts w:hint="eastAsia" w:ascii="仿宋_GB2312" w:hAnsi="仿宋" w:eastAsia="仿宋_GB2312"/>
            <w:sz w:val="32"/>
            <w:szCs w:val="32"/>
            <w:lang w:val="en-US" w:eastAsia="zh-CN"/>
          </w:rPr>
          <w:t>刘</w:t>
        </w:r>
      </w:ins>
      <w:ins w:id="16" w:author="黄书锭" w:date="2024-04-11T11:50:02Z">
        <w:r>
          <w:rPr>
            <w:rFonts w:hint="eastAsia" w:ascii="仿宋_GB2312" w:hAnsi="仿宋" w:eastAsia="仿宋_GB2312"/>
            <w:sz w:val="32"/>
            <w:szCs w:val="32"/>
            <w:lang w:val="en-US" w:eastAsia="zh-CN"/>
          </w:rPr>
          <w:t>建斌</w:t>
        </w:r>
      </w:ins>
      <w:ins w:id="17" w:author="黄书锭" w:date="2024-04-11T11:50:03Z">
        <w:r>
          <w:rPr>
            <w:rFonts w:hint="eastAsia" w:ascii="仿宋_GB2312" w:hAnsi="仿宋" w:eastAsia="仿宋_GB2312"/>
            <w:sz w:val="32"/>
            <w:szCs w:val="32"/>
            <w:lang w:val="en-US" w:eastAsia="zh-CN"/>
          </w:rPr>
          <w:t>副主任</w:t>
        </w:r>
      </w:ins>
      <w:r>
        <w:rPr>
          <w:rFonts w:hint="eastAsia" w:ascii="仿宋_GB2312" w:hAnsi="仿宋"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eastAsia="zh-CN"/>
        </w:rPr>
      </w:pPr>
      <w:r>
        <w:rPr>
          <w:rFonts w:hint="eastAsia" w:ascii="仿宋_GB2312" w:hAnsi="仿宋" w:eastAsia="仿宋_GB2312"/>
          <w:sz w:val="32"/>
          <w:szCs w:val="32"/>
          <w:lang w:val="en-US" w:eastAsia="zh-CN"/>
        </w:rPr>
        <w:t>2.</w:t>
      </w:r>
      <w:r>
        <w:rPr>
          <w:rFonts w:hint="eastAsia" w:ascii="仿宋_GB2312" w:hAnsi="仿宋" w:eastAsia="仿宋_GB2312"/>
          <w:sz w:val="32"/>
          <w:szCs w:val="32"/>
          <w:lang w:eastAsia="zh-CN"/>
        </w:rPr>
        <w:t>省委网信</w:t>
      </w:r>
      <w:r>
        <w:rPr>
          <w:rFonts w:hint="eastAsia" w:ascii="仿宋_GB2312" w:hAnsi="仿宋" w:eastAsia="仿宋_GB2312"/>
          <w:sz w:val="32"/>
          <w:szCs w:val="32"/>
        </w:rPr>
        <w:t>办</w:t>
      </w:r>
      <w:del w:id="18" w:author="黄书锭" w:date="2024-04-11T11:50:20Z">
        <w:r>
          <w:rPr>
            <w:rFonts w:hint="eastAsia" w:ascii="仿宋_GB2312" w:hAnsi="仿宋" w:eastAsia="仿宋_GB2312"/>
            <w:sz w:val="32"/>
            <w:szCs w:val="32"/>
            <w:lang w:eastAsia="zh-CN"/>
          </w:rPr>
          <w:delText>各</w:delText>
        </w:r>
      </w:del>
      <w:r>
        <w:rPr>
          <w:rFonts w:hint="eastAsia" w:ascii="仿宋_GB2312" w:hAnsi="仿宋" w:eastAsia="仿宋_GB2312"/>
          <w:sz w:val="32"/>
          <w:szCs w:val="32"/>
          <w:lang w:eastAsia="zh-CN"/>
        </w:rPr>
        <w:t>党支部书记、党员代表；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 w:eastAsia="仿宋_GB2312"/>
          <w:sz w:val="32"/>
          <w:szCs w:val="32"/>
          <w:lang w:val="en-US" w:eastAsia="zh-CN"/>
        </w:rPr>
      </w:pPr>
      <w:r>
        <w:rPr>
          <w:rFonts w:hint="eastAsia" w:ascii="仿宋_GB2312" w:hAnsi="仿宋" w:eastAsia="仿宋_GB2312"/>
          <w:sz w:val="32"/>
          <w:szCs w:val="32"/>
          <w:lang w:val="en-US" w:eastAsia="zh-CN"/>
        </w:rPr>
        <w:t>3.办青年理论学习小组青年代表；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eastAsia="zh-CN"/>
        </w:rPr>
      </w:pPr>
      <w:r>
        <w:rPr>
          <w:rFonts w:hint="eastAsia" w:ascii="仿宋_GB2312" w:hAnsi="仿宋" w:eastAsia="仿宋_GB2312"/>
          <w:sz w:val="32"/>
          <w:szCs w:val="32"/>
          <w:lang w:val="en-US" w:eastAsia="zh-CN"/>
        </w:rPr>
        <w:t>4.</w:t>
      </w:r>
      <w:r>
        <w:rPr>
          <w:rFonts w:hint="eastAsia" w:ascii="仿宋_GB2312" w:hAnsi="仿宋" w:eastAsia="仿宋_GB2312"/>
          <w:sz w:val="32"/>
          <w:szCs w:val="32"/>
          <w:lang w:eastAsia="zh-CN"/>
        </w:rPr>
        <w:t>安全</w:t>
      </w:r>
      <w:del w:id="19" w:author="黄书锭" w:date="2024-04-11T11:50:43Z">
        <w:r>
          <w:rPr>
            <w:rFonts w:hint="eastAsia" w:ascii="仿宋_GB2312" w:hAnsi="仿宋" w:eastAsia="仿宋_GB2312"/>
            <w:sz w:val="32"/>
            <w:szCs w:val="32"/>
            <w:lang w:eastAsia="zh-CN"/>
          </w:rPr>
          <w:delText>分</w:delText>
        </w:r>
      </w:del>
      <w:r>
        <w:rPr>
          <w:rFonts w:hint="eastAsia" w:ascii="仿宋_GB2312" w:hAnsi="仿宋" w:eastAsia="仿宋_GB2312"/>
          <w:sz w:val="32"/>
          <w:szCs w:val="32"/>
          <w:lang w:eastAsia="zh-CN"/>
        </w:rPr>
        <w:t>中心</w:t>
      </w:r>
      <w:ins w:id="20" w:author="黄书锭" w:date="2024-04-11T11:50:47Z">
        <w:r>
          <w:rPr>
            <w:rFonts w:hint="eastAsia" w:ascii="仿宋_GB2312" w:hAnsi="仿宋" w:eastAsia="仿宋_GB2312"/>
            <w:sz w:val="32"/>
            <w:szCs w:val="32"/>
            <w:lang w:eastAsia="zh-CN"/>
          </w:rPr>
          <w:t>福建</w:t>
        </w:r>
      </w:ins>
      <w:ins w:id="21" w:author="黄书锭" w:date="2024-04-11T11:50:45Z">
        <w:r>
          <w:rPr>
            <w:rFonts w:hint="eastAsia" w:ascii="仿宋_GB2312" w:hAnsi="仿宋" w:eastAsia="仿宋_GB2312"/>
            <w:sz w:val="32"/>
            <w:szCs w:val="32"/>
            <w:lang w:eastAsia="zh-CN"/>
          </w:rPr>
          <w:t>分</w:t>
        </w:r>
      </w:ins>
      <w:ins w:id="22" w:author="黄书锭" w:date="2024-04-11T11:50:49Z">
        <w:r>
          <w:rPr>
            <w:rFonts w:hint="eastAsia" w:ascii="仿宋_GB2312" w:hAnsi="仿宋" w:eastAsia="仿宋_GB2312"/>
            <w:sz w:val="32"/>
            <w:szCs w:val="32"/>
            <w:lang w:eastAsia="zh-CN"/>
          </w:rPr>
          <w:t>中心</w:t>
        </w:r>
      </w:ins>
      <w:ins w:id="23" w:author="黄书锭" w:date="2024-04-11T11:50:35Z">
        <w:r>
          <w:rPr>
            <w:rFonts w:hint="eastAsia" w:ascii="仿宋_GB2312" w:hAnsi="仿宋" w:eastAsia="仿宋_GB2312"/>
            <w:sz w:val="32"/>
            <w:szCs w:val="32"/>
            <w:lang w:eastAsia="zh-CN"/>
          </w:rPr>
          <w:t>党员</w:t>
        </w:r>
      </w:ins>
      <w:del w:id="24" w:author="黄书锭" w:date="2024-04-11T11:50:53Z">
        <w:r>
          <w:rPr>
            <w:rFonts w:hint="eastAsia" w:ascii="仿宋_GB2312" w:hAnsi="仿宋" w:eastAsia="仿宋_GB2312"/>
            <w:sz w:val="32"/>
            <w:szCs w:val="32"/>
          </w:rPr>
          <w:delText>机关</w:delText>
        </w:r>
      </w:del>
      <w:del w:id="25" w:author="黄书锭" w:date="2024-04-11T11:50:53Z">
        <w:r>
          <w:rPr>
            <w:rFonts w:hint="eastAsia" w:ascii="仿宋_GB2312" w:hAnsi="仿宋" w:eastAsia="仿宋_GB2312"/>
            <w:sz w:val="32"/>
            <w:szCs w:val="32"/>
            <w:lang w:val="en" w:eastAsia="zh-CN"/>
          </w:rPr>
          <w:delText>干部</w:delText>
        </w:r>
      </w:del>
      <w:r>
        <w:rPr>
          <w:rFonts w:hint="eastAsia" w:ascii="仿宋_GB2312" w:hAnsi="仿宋" w:eastAsia="仿宋_GB2312"/>
          <w:sz w:val="32"/>
          <w:szCs w:val="32"/>
          <w:lang w:val="en" w:eastAsia="zh-CN"/>
        </w:rPr>
        <w:t>代表</w:t>
      </w:r>
      <w:r>
        <w:rPr>
          <w:rFonts w:hint="eastAsia" w:ascii="仿宋_GB2312" w:hAnsi="仿宋"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eastAsia="zh-CN"/>
        </w:rPr>
      </w:pPr>
      <w:r>
        <w:rPr>
          <w:rFonts w:hint="eastAsia" w:ascii="仿宋_GB2312" w:hAnsi="仿宋" w:eastAsia="仿宋_GB2312"/>
          <w:sz w:val="32"/>
          <w:szCs w:val="32"/>
          <w:lang w:eastAsia="zh-CN"/>
        </w:rPr>
        <w:t>（二）发言代表：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 w:eastAsia="仿宋_GB2312"/>
          <w:sz w:val="32"/>
          <w:szCs w:val="32"/>
          <w:lang w:val="en-US" w:eastAsia="zh-CN"/>
        </w:rPr>
      </w:pPr>
      <w:r>
        <w:rPr>
          <w:rFonts w:hint="eastAsia" w:ascii="仿宋_GB2312" w:hAnsi="仿宋" w:eastAsia="仿宋_GB2312"/>
          <w:sz w:val="32"/>
          <w:szCs w:val="32"/>
          <w:lang w:val="en-US" w:eastAsia="zh-CN"/>
        </w:rPr>
        <w:t>1.机关党员代表2人；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val="en-US" w:eastAsia="zh-CN"/>
        </w:rPr>
      </w:pPr>
      <w:r>
        <w:rPr>
          <w:rFonts w:hint="eastAsia" w:ascii="仿宋_GB2312" w:hAnsi="仿宋" w:eastAsia="仿宋_GB2312"/>
          <w:sz w:val="32"/>
          <w:szCs w:val="32"/>
          <w:lang w:val="en-US" w:eastAsia="zh-CN"/>
        </w:rPr>
        <w:t>2.舆情中心、应急中心、测评中心、闽盾公司</w:t>
      </w:r>
      <w:del w:id="26" w:author="黄书锭" w:date="2024-04-11T11:51:54Z">
        <w:r>
          <w:rPr>
            <w:rFonts w:hint="eastAsia" w:ascii="仿宋_GB2312" w:hAnsi="仿宋" w:eastAsia="仿宋_GB2312"/>
            <w:sz w:val="32"/>
            <w:szCs w:val="32"/>
            <w:lang w:val="en-US" w:eastAsia="zh-CN"/>
          </w:rPr>
          <w:delText>各派1位</w:delText>
        </w:r>
      </w:del>
      <w:r>
        <w:rPr>
          <w:rFonts w:hint="eastAsia" w:ascii="仿宋_GB2312" w:hAnsi="仿宋" w:eastAsia="仿宋_GB2312"/>
          <w:sz w:val="32"/>
          <w:szCs w:val="32"/>
          <w:lang w:val="en-US" w:eastAsia="zh-CN"/>
        </w:rPr>
        <w:t>党员代表</w:t>
      </w:r>
      <w:ins w:id="27" w:author="黄书锭" w:date="2024-04-11T11:51:57Z">
        <w:r>
          <w:rPr>
            <w:rFonts w:hint="eastAsia" w:ascii="仿宋_GB2312" w:hAnsi="仿宋" w:eastAsia="仿宋_GB2312"/>
            <w:sz w:val="32"/>
            <w:szCs w:val="32"/>
            <w:lang w:val="en-US" w:eastAsia="zh-CN"/>
          </w:rPr>
          <w:t>各</w:t>
        </w:r>
      </w:ins>
      <w:ins w:id="28" w:author="黄书锭" w:date="2024-04-11T11:51:58Z">
        <w:r>
          <w:rPr>
            <w:rFonts w:hint="eastAsia" w:ascii="仿宋_GB2312" w:hAnsi="仿宋" w:eastAsia="仿宋_GB2312"/>
            <w:sz w:val="32"/>
            <w:szCs w:val="32"/>
            <w:lang w:val="en-US" w:eastAsia="zh-CN"/>
          </w:rPr>
          <w:t>1</w:t>
        </w:r>
      </w:ins>
      <w:ins w:id="29" w:author="黄书锭" w:date="2024-04-11T11:51:59Z">
        <w:r>
          <w:rPr>
            <w:rFonts w:hint="eastAsia" w:ascii="仿宋_GB2312" w:hAnsi="仿宋" w:eastAsia="仿宋_GB2312"/>
            <w:sz w:val="32"/>
            <w:szCs w:val="32"/>
            <w:lang w:val="en-US" w:eastAsia="zh-CN"/>
          </w:rPr>
          <w:t>人</w:t>
        </w:r>
      </w:ins>
      <w:r>
        <w:rPr>
          <w:rFonts w:hint="eastAsia" w:ascii="仿宋_GB2312" w:hAnsi="仿宋" w:eastAsia="仿宋_GB2312"/>
          <w:sz w:val="32"/>
          <w:szCs w:val="32"/>
          <w:lang w:val="en-US" w:eastAsia="zh-CN"/>
        </w:rPr>
        <w:t>，共4人；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eastAsia="zh-CN"/>
        </w:rPr>
      </w:pPr>
      <w:r>
        <w:rPr>
          <w:rFonts w:hint="eastAsia" w:ascii="仿宋_GB2312" w:hAnsi="仿宋" w:eastAsia="仿宋_GB2312"/>
          <w:sz w:val="32"/>
          <w:szCs w:val="32"/>
          <w:lang w:val="en-US" w:eastAsia="zh-CN"/>
        </w:rPr>
        <w:t>3.</w:t>
      </w:r>
      <w:ins w:id="30" w:author="黄书锭" w:date="2024-04-11T11:52:52Z">
        <w:r>
          <w:rPr>
            <w:rFonts w:hint="eastAsia" w:ascii="仿宋_GB2312" w:hAnsi="仿宋" w:eastAsia="仿宋_GB2312"/>
            <w:sz w:val="32"/>
            <w:szCs w:val="32"/>
            <w:lang w:eastAsia="zh-CN"/>
          </w:rPr>
          <w:t>安全中心福建分中心党员</w:t>
        </w:r>
      </w:ins>
      <w:ins w:id="31" w:author="黄书锭" w:date="2024-04-11T11:52:52Z">
        <w:r>
          <w:rPr>
            <w:rFonts w:hint="eastAsia" w:ascii="仿宋_GB2312" w:hAnsi="仿宋" w:eastAsia="仿宋_GB2312"/>
            <w:sz w:val="32"/>
            <w:szCs w:val="32"/>
            <w:lang w:val="en" w:eastAsia="zh-CN"/>
          </w:rPr>
          <w:t>代表</w:t>
        </w:r>
      </w:ins>
      <w:del w:id="32" w:author="黄书锭" w:date="2024-04-11T11:52:52Z">
        <w:r>
          <w:rPr>
            <w:rFonts w:hint="eastAsia" w:ascii="仿宋_GB2312" w:hAnsi="仿宋" w:eastAsia="仿宋_GB2312"/>
            <w:sz w:val="32"/>
            <w:szCs w:val="32"/>
            <w:lang w:val="en-US" w:eastAsia="zh-CN"/>
          </w:rPr>
          <w:delText>安全分中心</w:delText>
        </w:r>
      </w:del>
      <w:r>
        <w:rPr>
          <w:rFonts w:hint="eastAsia" w:ascii="仿宋_GB2312" w:hAnsi="仿宋" w:eastAsia="仿宋_GB2312"/>
          <w:sz w:val="32"/>
          <w:szCs w:val="32"/>
          <w:lang w:val="en-US" w:eastAsia="zh-CN"/>
        </w:rPr>
        <w:t>2人。</w:t>
      </w:r>
    </w:p>
    <w:p>
      <w:pPr>
        <w:keepNext w:val="0"/>
        <w:keepLines w:val="0"/>
        <w:pageBreakBefore w:val="0"/>
        <w:widowControl w:val="0"/>
        <w:kinsoku/>
        <w:wordWrap/>
        <w:overflowPunct/>
        <w:topLinePunct w:val="0"/>
        <w:autoSpaceDE/>
        <w:autoSpaceDN/>
        <w:bidi w:val="0"/>
        <w:adjustRightInd/>
        <w:snapToGrid/>
        <w:spacing w:line="600" w:lineRule="exact"/>
        <w:ind w:firstLine="630"/>
        <w:textAlignment w:val="auto"/>
        <w:rPr>
          <w:rFonts w:hint="eastAsia" w:ascii="黑体" w:hAnsi="黑体" w:eastAsia="黑体"/>
          <w:sz w:val="32"/>
          <w:szCs w:val="32"/>
          <w:lang w:eastAsia="zh-CN"/>
        </w:rPr>
      </w:pPr>
      <w:r>
        <w:rPr>
          <w:rFonts w:hint="eastAsia" w:ascii="黑体" w:hAnsi="黑体" w:eastAsia="黑体"/>
          <w:sz w:val="32"/>
          <w:szCs w:val="32"/>
          <w:lang w:eastAsia="zh-CN"/>
        </w:rPr>
        <w:t>四、活动议程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 w:eastAsia="仿宋_GB2312"/>
          <w:sz w:val="32"/>
          <w:szCs w:val="32"/>
          <w:lang w:val="en-US" w:eastAsia="zh-CN"/>
        </w:rPr>
      </w:pPr>
      <w:r>
        <w:rPr>
          <w:rFonts w:hint="eastAsia" w:ascii="楷体_GB2312" w:hAnsi="楷体_GB2312" w:eastAsia="楷体_GB2312" w:cs="楷体_GB2312"/>
          <w:sz w:val="32"/>
          <w:szCs w:val="32"/>
          <w:lang w:val="en-US" w:eastAsia="zh-CN"/>
        </w:rPr>
        <w:t>活动主持：</w:t>
      </w:r>
      <w:r>
        <w:rPr>
          <w:rFonts w:hint="eastAsia" w:ascii="仿宋_GB2312" w:hAnsi="仿宋" w:eastAsia="仿宋_GB2312"/>
          <w:sz w:val="32"/>
          <w:szCs w:val="32"/>
          <w:lang w:val="en-US" w:eastAsia="zh-CN"/>
        </w:rPr>
        <w:t>省委网信办机关党委专职副书记黄书锭</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 w:eastAsia="仿宋_GB2312"/>
          <w:sz w:val="32"/>
          <w:szCs w:val="32"/>
          <w:lang w:val="en" w:eastAsia="zh-CN"/>
        </w:rPr>
      </w:pPr>
      <w:r>
        <w:rPr>
          <w:rFonts w:hint="eastAsia" w:ascii="仿宋_GB2312" w:hAnsi="仿宋" w:eastAsia="仿宋_GB2312"/>
          <w:sz w:val="32"/>
          <w:szCs w:val="32"/>
          <w:lang w:val="en-US" w:eastAsia="zh-CN"/>
        </w:rPr>
        <w:t>1.</w:t>
      </w:r>
      <w:r>
        <w:rPr>
          <w:rFonts w:hint="eastAsia" w:ascii="仿宋_GB2312" w:hAnsi="仿宋" w:eastAsia="仿宋_GB2312"/>
          <w:sz w:val="32"/>
          <w:szCs w:val="32"/>
          <w:lang w:val="en" w:eastAsia="zh-CN"/>
        </w:rPr>
        <w:t>由省委网信办、</w:t>
      </w:r>
      <w:del w:id="33" w:author="黄书锭" w:date="2024-04-11T11:53:23Z">
        <w:r>
          <w:rPr>
            <w:rFonts w:hint="eastAsia" w:ascii="仿宋_GB2312" w:hAnsi="仿宋" w:eastAsia="仿宋_GB2312"/>
            <w:sz w:val="32"/>
            <w:szCs w:val="32"/>
            <w:lang w:val="en" w:eastAsia="zh-CN"/>
          </w:rPr>
          <w:delText>国家</w:delText>
        </w:r>
      </w:del>
      <w:r>
        <w:rPr>
          <w:rFonts w:hint="eastAsia" w:ascii="仿宋_GB2312" w:hAnsi="仿宋" w:eastAsia="仿宋_GB2312"/>
          <w:sz w:val="32"/>
          <w:szCs w:val="32"/>
          <w:lang w:val="en" w:eastAsia="zh-CN"/>
        </w:rPr>
        <w:t>安全中心福建分中心党员代表，紧扣“提振精气神</w:t>
      </w:r>
      <w:del w:id="34" w:author="黄书锭" w:date="2024-04-11T11:53:29Z">
        <w:r>
          <w:rPr>
            <w:rFonts w:hint="default" w:ascii="仿宋_GB2312" w:hAnsi="仿宋" w:eastAsia="仿宋_GB2312"/>
            <w:sz w:val="32"/>
            <w:szCs w:val="32"/>
            <w:lang w:val="en-US" w:eastAsia="zh-CN"/>
          </w:rPr>
          <w:delText xml:space="preserve"> </w:delText>
        </w:r>
      </w:del>
      <w:ins w:id="35" w:author="黄书锭" w:date="2024-04-11T11:53:29Z">
        <w:r>
          <w:rPr>
            <w:rFonts w:hint="eastAsia" w:ascii="仿宋_GB2312" w:hAnsi="仿宋" w:eastAsia="仿宋_GB2312"/>
            <w:sz w:val="32"/>
            <w:szCs w:val="32"/>
            <w:lang w:val="en-US" w:eastAsia="zh-CN"/>
          </w:rPr>
          <w:t xml:space="preserve">  </w:t>
        </w:r>
      </w:ins>
      <w:r>
        <w:rPr>
          <w:rFonts w:hint="eastAsia" w:ascii="仿宋_GB2312" w:hAnsi="仿宋" w:eastAsia="仿宋_GB2312"/>
          <w:sz w:val="32"/>
          <w:szCs w:val="32"/>
          <w:lang w:val="en" w:eastAsia="zh-CN"/>
        </w:rPr>
        <w:t>建功新福建”大家谈活动</w:t>
      </w:r>
      <w:del w:id="36" w:author="黄书锭" w:date="2024-04-11T11:53:33Z">
        <w:r>
          <w:rPr>
            <w:rFonts w:hint="eastAsia" w:ascii="仿宋_GB2312" w:hAnsi="仿宋" w:eastAsia="仿宋_GB2312"/>
            <w:sz w:val="32"/>
            <w:szCs w:val="32"/>
            <w:lang w:val="en" w:eastAsia="zh-CN"/>
          </w:rPr>
          <w:delText>这个</w:delText>
        </w:r>
      </w:del>
      <w:r>
        <w:rPr>
          <w:rFonts w:hint="eastAsia" w:ascii="仿宋_GB2312" w:hAnsi="仿宋" w:eastAsia="仿宋_GB2312"/>
          <w:sz w:val="32"/>
          <w:szCs w:val="32"/>
          <w:lang w:val="en" w:eastAsia="zh-CN"/>
        </w:rPr>
        <w:t>主题交流发言。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仿宋" w:eastAsia="仿宋_GB2312"/>
          <w:sz w:val="32"/>
          <w:szCs w:val="32"/>
          <w:lang w:val="en-US" w:eastAsia="zh-CN"/>
        </w:rPr>
      </w:pPr>
      <w:r>
        <w:rPr>
          <w:rFonts w:hint="eastAsia" w:ascii="仿宋_GB2312" w:hAnsi="仿宋" w:eastAsia="仿宋_GB2312"/>
          <w:sz w:val="32"/>
          <w:szCs w:val="32"/>
          <w:lang w:val="en-US" w:eastAsia="zh-CN"/>
        </w:rPr>
        <w:t>2.</w:t>
      </w:r>
      <w:ins w:id="37" w:author="黄书锭" w:date="2024-04-11T11:53:58Z">
        <w:r>
          <w:rPr>
            <w:rFonts w:hint="eastAsia" w:ascii="仿宋_GB2312" w:hAnsi="仿宋" w:eastAsia="仿宋_GB2312"/>
            <w:sz w:val="32"/>
            <w:szCs w:val="32"/>
            <w:lang w:val="en-US" w:eastAsia="zh-CN"/>
          </w:rPr>
          <w:t>刘建斌副主任</w:t>
        </w:r>
      </w:ins>
      <w:del w:id="38" w:author="黄书锭" w:date="2024-04-11T11:53:58Z">
        <w:r>
          <w:rPr>
            <w:rFonts w:hint="eastAsia" w:ascii="仿宋_GB2312" w:hAnsi="仿宋" w:eastAsia="仿宋_GB2312"/>
            <w:sz w:val="32"/>
            <w:szCs w:val="32"/>
            <w:lang w:val="en-US" w:eastAsia="zh-CN"/>
          </w:rPr>
          <w:delText>办领导</w:delText>
        </w:r>
      </w:del>
      <w:r>
        <w:rPr>
          <w:rFonts w:hint="eastAsia" w:ascii="仿宋_GB2312" w:hAnsi="仿宋" w:eastAsia="仿宋_GB2312"/>
          <w:sz w:val="32"/>
          <w:szCs w:val="32"/>
          <w:lang w:val="en-US" w:eastAsia="zh-CN"/>
        </w:rPr>
        <w:t>讲话。</w:t>
      </w:r>
    </w:p>
    <w:p>
      <w:pPr>
        <w:keepNext w:val="0"/>
        <w:keepLines w:val="0"/>
        <w:pageBreakBefore w:val="0"/>
        <w:widowControl w:val="0"/>
        <w:kinsoku/>
        <w:wordWrap/>
        <w:overflowPunct/>
        <w:topLinePunct w:val="0"/>
        <w:autoSpaceDE/>
        <w:autoSpaceDN/>
        <w:bidi w:val="0"/>
        <w:adjustRightInd/>
        <w:snapToGrid/>
        <w:spacing w:line="600" w:lineRule="exact"/>
        <w:ind w:firstLine="630"/>
        <w:textAlignment w:val="auto"/>
        <w:rPr>
          <w:rFonts w:hint="eastAsia" w:ascii="黑体" w:hAnsi="黑体" w:eastAsia="黑体"/>
          <w:sz w:val="32"/>
          <w:szCs w:val="32"/>
        </w:rPr>
      </w:pPr>
      <w:r>
        <w:rPr>
          <w:rFonts w:hint="eastAsia" w:ascii="黑体" w:hAnsi="黑体" w:eastAsia="黑体"/>
          <w:sz w:val="32"/>
          <w:szCs w:val="32"/>
          <w:lang w:eastAsia="zh-CN"/>
        </w:rPr>
        <w:t>五</w:t>
      </w:r>
      <w:r>
        <w:rPr>
          <w:rFonts w:hint="eastAsia" w:ascii="黑体" w:hAnsi="黑体" w:eastAsia="黑体"/>
          <w:sz w:val="32"/>
          <w:szCs w:val="32"/>
        </w:rPr>
        <w:t>、</w:t>
      </w:r>
      <w:r>
        <w:rPr>
          <w:rFonts w:hint="eastAsia" w:ascii="黑体" w:hAnsi="黑体" w:eastAsia="黑体"/>
          <w:sz w:val="32"/>
          <w:szCs w:val="32"/>
          <w:lang w:eastAsia="zh-CN"/>
        </w:rPr>
        <w:t>活动</w:t>
      </w:r>
      <w:r>
        <w:rPr>
          <w:rFonts w:hint="eastAsia" w:ascii="黑体" w:hAnsi="黑体" w:eastAsia="黑体"/>
          <w:sz w:val="32"/>
          <w:szCs w:val="32"/>
        </w:rPr>
        <w:t>要求</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sz w:val="32"/>
          <w:szCs w:val="32"/>
          <w:lang w:eastAsia="zh-CN"/>
        </w:rPr>
      </w:pPr>
      <w:r>
        <w:rPr>
          <w:rFonts w:hint="eastAsia" w:ascii="仿宋_GB2312" w:hAnsi="宋体" w:eastAsia="仿宋_GB2312"/>
          <w:sz w:val="32"/>
          <w:szCs w:val="32"/>
          <w:lang w:eastAsia="zh-CN"/>
        </w:rPr>
        <w:t>1</w:t>
      </w:r>
      <w:r>
        <w:rPr>
          <w:rFonts w:hint="eastAsia" w:ascii="仿宋_GB2312" w:hAnsi="宋体" w:eastAsia="仿宋_GB2312"/>
          <w:sz w:val="32"/>
          <w:szCs w:val="32"/>
          <w:lang w:val="en-US" w:eastAsia="zh-CN"/>
        </w:rPr>
        <w:t>.</w:t>
      </w:r>
      <w:r>
        <w:rPr>
          <w:rFonts w:hint="eastAsia" w:ascii="仿宋_GB2312" w:hAnsi="宋体" w:eastAsia="仿宋_GB2312"/>
          <w:sz w:val="32"/>
          <w:szCs w:val="32"/>
          <w:lang w:eastAsia="zh-CN"/>
        </w:rPr>
        <w:t>发言内容要</w:t>
      </w:r>
      <w:r>
        <w:rPr>
          <w:rFonts w:hint="eastAsia" w:ascii="仿宋_GB2312" w:hAnsi="仿宋" w:eastAsia="仿宋_GB2312"/>
          <w:sz w:val="32"/>
          <w:szCs w:val="32"/>
          <w:lang w:val="en" w:eastAsia="zh-CN"/>
        </w:rPr>
        <w:t>紧扣“提振精气神</w:t>
      </w:r>
      <w:del w:id="39" w:author="黄书锭" w:date="2024-04-11T11:54:06Z">
        <w:r>
          <w:rPr>
            <w:rFonts w:hint="default" w:ascii="仿宋_GB2312" w:hAnsi="仿宋" w:eastAsia="仿宋_GB2312"/>
            <w:sz w:val="32"/>
            <w:szCs w:val="32"/>
            <w:lang w:val="en-US" w:eastAsia="zh-CN"/>
          </w:rPr>
          <w:delText xml:space="preserve"> </w:delText>
        </w:r>
      </w:del>
      <w:ins w:id="40" w:author="黄书锭" w:date="2024-04-11T11:54:06Z">
        <w:r>
          <w:rPr>
            <w:rFonts w:hint="eastAsia" w:ascii="仿宋_GB2312" w:hAnsi="仿宋" w:eastAsia="仿宋_GB2312"/>
            <w:sz w:val="32"/>
            <w:szCs w:val="32"/>
            <w:lang w:val="en-US" w:eastAsia="zh-CN"/>
          </w:rPr>
          <w:t xml:space="preserve"> </w:t>
        </w:r>
      </w:ins>
      <w:ins w:id="41" w:author="黄书锭" w:date="2024-04-11T11:54:07Z">
        <w:r>
          <w:rPr>
            <w:rFonts w:hint="eastAsia" w:ascii="仿宋_GB2312" w:hAnsi="仿宋" w:eastAsia="仿宋_GB2312"/>
            <w:sz w:val="32"/>
            <w:szCs w:val="32"/>
            <w:lang w:val="en-US" w:eastAsia="zh-CN"/>
          </w:rPr>
          <w:t xml:space="preserve"> </w:t>
        </w:r>
      </w:ins>
      <w:r>
        <w:rPr>
          <w:rFonts w:hint="eastAsia" w:ascii="仿宋_GB2312" w:hAnsi="仿宋" w:eastAsia="仿宋_GB2312"/>
          <w:sz w:val="32"/>
          <w:szCs w:val="32"/>
          <w:lang w:val="en" w:eastAsia="zh-CN"/>
        </w:rPr>
        <w:t>建功新福建”大家谈活动</w:t>
      </w:r>
      <w:del w:id="42" w:author="黄书锭" w:date="2024-04-11T11:54:09Z">
        <w:r>
          <w:rPr>
            <w:rFonts w:hint="eastAsia" w:ascii="仿宋_GB2312" w:hAnsi="仿宋" w:eastAsia="仿宋_GB2312"/>
            <w:sz w:val="32"/>
            <w:szCs w:val="32"/>
            <w:lang w:val="en" w:eastAsia="zh-CN"/>
          </w:rPr>
          <w:delText>这个</w:delText>
        </w:r>
      </w:del>
      <w:r>
        <w:rPr>
          <w:rFonts w:hint="eastAsia" w:ascii="仿宋_GB2312" w:hAnsi="仿宋" w:eastAsia="仿宋_GB2312"/>
          <w:sz w:val="32"/>
          <w:szCs w:val="32"/>
          <w:lang w:val="en" w:eastAsia="zh-CN"/>
        </w:rPr>
        <w:t>主题，结合自身学习和工作，谈对“提振精气神</w:t>
      </w:r>
      <w:del w:id="43" w:author="黄书锭" w:date="2024-04-11T11:55:18Z">
        <w:r>
          <w:rPr>
            <w:rFonts w:hint="default" w:ascii="仿宋_GB2312" w:hAnsi="仿宋" w:eastAsia="仿宋_GB2312"/>
            <w:sz w:val="32"/>
            <w:szCs w:val="32"/>
            <w:lang w:val="en-US" w:eastAsia="zh-CN"/>
          </w:rPr>
          <w:delText xml:space="preserve"> </w:delText>
        </w:r>
      </w:del>
      <w:ins w:id="44" w:author="黄书锭" w:date="2024-04-11T11:55:18Z">
        <w:r>
          <w:rPr>
            <w:rFonts w:hint="eastAsia" w:ascii="仿宋_GB2312" w:hAnsi="仿宋" w:eastAsia="仿宋_GB2312"/>
            <w:sz w:val="32"/>
            <w:szCs w:val="32"/>
            <w:lang w:val="en-US" w:eastAsia="zh-CN"/>
          </w:rPr>
          <w:t xml:space="preserve"> </w:t>
        </w:r>
      </w:ins>
      <w:ins w:id="45" w:author="黄书锭" w:date="2024-04-11T11:55:19Z">
        <w:r>
          <w:rPr>
            <w:rFonts w:hint="eastAsia" w:ascii="仿宋_GB2312" w:hAnsi="仿宋" w:eastAsia="仿宋_GB2312"/>
            <w:sz w:val="32"/>
            <w:szCs w:val="32"/>
            <w:lang w:val="en-US" w:eastAsia="zh-CN"/>
          </w:rPr>
          <w:t xml:space="preserve"> </w:t>
        </w:r>
      </w:ins>
      <w:r>
        <w:rPr>
          <w:rFonts w:hint="eastAsia" w:ascii="仿宋_GB2312" w:hAnsi="仿宋" w:eastAsia="仿宋_GB2312"/>
          <w:sz w:val="32"/>
          <w:szCs w:val="32"/>
          <w:lang w:val="en" w:eastAsia="zh-CN"/>
        </w:rPr>
        <w:t>建功新福建”的理解感悟。围绕“新时代福建发展需要什么样的精气神”“新福建建设中网信干部应该</w:t>
      </w:r>
      <w:ins w:id="46" w:author="黄书锭" w:date="2024-04-11T11:55:43Z">
        <w:r>
          <w:rPr>
            <w:rFonts w:hint="eastAsia" w:ascii="仿宋_GB2312" w:hAnsi="仿宋" w:eastAsia="仿宋_GB2312"/>
            <w:sz w:val="32"/>
            <w:szCs w:val="32"/>
            <w:lang w:val="en" w:eastAsia="zh-CN"/>
          </w:rPr>
          <w:t>有</w:t>
        </w:r>
      </w:ins>
      <w:del w:id="47" w:author="黄书锭" w:date="2024-04-11T11:56:07Z">
        <w:r>
          <w:rPr>
            <w:rFonts w:hint="eastAsia" w:ascii="仿宋_GB2312" w:hAnsi="仿宋" w:eastAsia="仿宋_GB2312"/>
            <w:sz w:val="32"/>
            <w:szCs w:val="32"/>
            <w:lang w:val="en" w:eastAsia="zh-CN"/>
          </w:rPr>
          <w:delText>怎</w:delText>
        </w:r>
      </w:del>
      <w:ins w:id="48" w:author="黄书锭" w:date="2024-04-11T11:56:07Z">
        <w:r>
          <w:rPr>
            <w:rFonts w:hint="eastAsia" w:ascii="仿宋_GB2312" w:hAnsi="仿宋" w:eastAsia="仿宋_GB2312"/>
            <w:sz w:val="32"/>
            <w:szCs w:val="32"/>
            <w:lang w:val="en" w:eastAsia="zh-CN"/>
          </w:rPr>
          <w:t>什么</w:t>
        </w:r>
      </w:ins>
      <w:r>
        <w:rPr>
          <w:rFonts w:hint="eastAsia" w:ascii="仿宋_GB2312" w:hAnsi="仿宋" w:eastAsia="仿宋_GB2312"/>
          <w:sz w:val="32"/>
          <w:szCs w:val="32"/>
          <w:lang w:val="en" w:eastAsia="zh-CN"/>
        </w:rPr>
        <w:t>样的精神面貌”“建功新福建中网信干部需要</w:t>
      </w:r>
      <w:del w:id="49" w:author="黄书锭" w:date="2024-04-11T11:56:24Z">
        <w:r>
          <w:rPr>
            <w:rFonts w:hint="eastAsia" w:ascii="仿宋_GB2312" w:hAnsi="仿宋" w:eastAsia="仿宋_GB2312"/>
            <w:sz w:val="32"/>
            <w:szCs w:val="32"/>
            <w:lang w:val="en" w:eastAsia="zh-CN"/>
          </w:rPr>
          <w:delText>如何</w:delText>
        </w:r>
      </w:del>
      <w:ins w:id="50" w:author="黄书锭" w:date="2024-04-11T11:56:24Z">
        <w:r>
          <w:rPr>
            <w:rFonts w:hint="eastAsia" w:ascii="仿宋_GB2312" w:hAnsi="仿宋" w:eastAsia="仿宋_GB2312"/>
            <w:sz w:val="32"/>
            <w:szCs w:val="32"/>
            <w:lang w:val="en" w:eastAsia="zh-CN"/>
          </w:rPr>
          <w:t>怎么</w:t>
        </w:r>
      </w:ins>
      <w:r>
        <w:rPr>
          <w:rFonts w:hint="eastAsia" w:ascii="仿宋_GB2312" w:hAnsi="仿宋" w:eastAsia="仿宋_GB2312"/>
          <w:sz w:val="32"/>
          <w:szCs w:val="32"/>
          <w:lang w:val="en" w:eastAsia="zh-CN"/>
        </w:rPr>
        <w:t>做”等话题，提出对“提振精气神</w:t>
      </w:r>
      <w:del w:id="51" w:author="黄书锭" w:date="2024-04-11T11:56:28Z">
        <w:r>
          <w:rPr>
            <w:rFonts w:hint="default" w:ascii="仿宋_GB2312" w:hAnsi="仿宋" w:eastAsia="仿宋_GB2312"/>
            <w:sz w:val="32"/>
            <w:szCs w:val="32"/>
            <w:lang w:val="en-US" w:eastAsia="zh-CN"/>
          </w:rPr>
          <w:delText xml:space="preserve"> </w:delText>
        </w:r>
      </w:del>
      <w:ins w:id="52" w:author="黄书锭" w:date="2024-04-11T11:56:28Z">
        <w:r>
          <w:rPr>
            <w:rFonts w:hint="eastAsia" w:ascii="仿宋_GB2312" w:hAnsi="仿宋" w:eastAsia="仿宋_GB2312"/>
            <w:sz w:val="32"/>
            <w:szCs w:val="32"/>
            <w:lang w:val="en-US" w:eastAsia="zh-CN"/>
          </w:rPr>
          <w:t xml:space="preserve">  </w:t>
        </w:r>
      </w:ins>
      <w:r>
        <w:rPr>
          <w:rFonts w:hint="eastAsia" w:ascii="仿宋_GB2312" w:hAnsi="仿宋" w:eastAsia="仿宋_GB2312"/>
          <w:sz w:val="32"/>
          <w:szCs w:val="32"/>
          <w:lang w:val="en" w:eastAsia="zh-CN"/>
        </w:rPr>
        <w:t>建功新福建”的理解和建议。</w:t>
      </w:r>
      <w:r>
        <w:rPr>
          <w:rFonts w:hint="eastAsia" w:ascii="仿宋_GB2312" w:hAnsi="宋体" w:eastAsia="仿宋_GB2312"/>
          <w:sz w:val="32"/>
          <w:szCs w:val="32"/>
          <w:lang w:eastAsia="zh-CN"/>
        </w:rPr>
        <w:t>每人发言时间不超</w:t>
      </w:r>
      <w:ins w:id="53" w:author="黄书锭" w:date="2024-04-11T11:56:33Z">
        <w:r>
          <w:rPr>
            <w:rFonts w:hint="eastAsia" w:ascii="仿宋_GB2312" w:hAnsi="宋体" w:eastAsia="仿宋_GB2312"/>
            <w:sz w:val="32"/>
            <w:szCs w:val="32"/>
            <w:lang w:eastAsia="zh-CN"/>
          </w:rPr>
          <w:t>过</w:t>
        </w:r>
      </w:ins>
      <w:r>
        <w:rPr>
          <w:rFonts w:hint="eastAsia" w:ascii="仿宋_GB2312" w:hAnsi="宋体" w:eastAsia="仿宋_GB2312"/>
          <w:sz w:val="32"/>
          <w:szCs w:val="32"/>
          <w:lang w:eastAsia="zh-CN"/>
        </w:rPr>
        <w:t>6分钟，</w:t>
      </w:r>
      <w:del w:id="54" w:author="黄书锭" w:date="2024-04-11T11:56:43Z">
        <w:r>
          <w:rPr>
            <w:rFonts w:hint="eastAsia" w:ascii="仿宋_GB2312" w:hAnsi="宋体" w:eastAsia="仿宋_GB2312"/>
            <w:sz w:val="32"/>
            <w:szCs w:val="32"/>
            <w:lang w:eastAsia="zh-CN"/>
          </w:rPr>
          <w:delText>字数</w:delText>
        </w:r>
      </w:del>
      <w:ins w:id="55" w:author="黄书锭" w:date="2024-04-11T11:56:43Z">
        <w:r>
          <w:rPr>
            <w:rFonts w:hint="eastAsia" w:ascii="仿宋_GB2312" w:hAnsi="宋体" w:eastAsia="仿宋_GB2312"/>
            <w:sz w:val="32"/>
            <w:szCs w:val="32"/>
            <w:lang w:eastAsia="zh-CN"/>
          </w:rPr>
          <w:t>发言</w:t>
        </w:r>
      </w:ins>
      <w:ins w:id="56" w:author="黄书锭" w:date="2024-04-11T11:56:44Z">
        <w:r>
          <w:rPr>
            <w:rFonts w:hint="eastAsia" w:ascii="仿宋_GB2312" w:hAnsi="宋体" w:eastAsia="仿宋_GB2312"/>
            <w:sz w:val="32"/>
            <w:szCs w:val="32"/>
            <w:lang w:eastAsia="zh-CN"/>
          </w:rPr>
          <w:t>材料</w:t>
        </w:r>
      </w:ins>
      <w:del w:id="57" w:author="黄书锭" w:date="2024-04-11T11:56:47Z">
        <w:r>
          <w:rPr>
            <w:rFonts w:hint="eastAsia" w:ascii="仿宋_GB2312" w:hAnsi="宋体" w:eastAsia="仿宋_GB2312"/>
            <w:sz w:val="32"/>
            <w:szCs w:val="32"/>
            <w:lang w:eastAsia="zh-CN"/>
          </w:rPr>
          <w:delText>约</w:delText>
        </w:r>
      </w:del>
      <w:r>
        <w:rPr>
          <w:rFonts w:hint="eastAsia" w:ascii="仿宋_GB2312" w:hAnsi="宋体" w:eastAsia="仿宋_GB2312"/>
          <w:sz w:val="32"/>
          <w:szCs w:val="32"/>
          <w:lang w:eastAsia="zh-CN"/>
        </w:rPr>
        <w:t>1500字左右，</w:t>
      </w:r>
      <w:r>
        <w:rPr>
          <w:rFonts w:hint="eastAsia" w:ascii="仿宋_GB2312" w:hAnsi="宋体" w:eastAsia="仿宋_GB2312"/>
          <w:sz w:val="32"/>
          <w:szCs w:val="32"/>
          <w:lang w:val="en-US" w:eastAsia="zh-CN"/>
        </w:rPr>
        <w:t>每篇</w:t>
      </w:r>
      <w:r>
        <w:rPr>
          <w:rFonts w:hint="eastAsia" w:ascii="仿宋_GB2312" w:hAnsi="宋体" w:eastAsia="仿宋_GB2312"/>
          <w:sz w:val="32"/>
          <w:szCs w:val="32"/>
          <w:lang w:eastAsia="zh-CN"/>
        </w:rPr>
        <w:t>发言</w:t>
      </w:r>
      <w:del w:id="58" w:author="黄书锭" w:date="2024-04-11T11:56:58Z">
        <w:r>
          <w:rPr>
            <w:rFonts w:hint="eastAsia" w:ascii="仿宋_GB2312" w:hAnsi="宋体" w:eastAsia="仿宋_GB2312"/>
            <w:sz w:val="32"/>
            <w:szCs w:val="32"/>
            <w:lang w:val="en-US" w:eastAsia="zh-CN"/>
          </w:rPr>
          <w:delText>稿</w:delText>
        </w:r>
      </w:del>
      <w:ins w:id="59" w:author="黄书锭" w:date="2024-04-11T11:56:58Z">
        <w:r>
          <w:rPr>
            <w:rFonts w:hint="eastAsia" w:ascii="仿宋_GB2312" w:hAnsi="宋体" w:eastAsia="仿宋_GB2312"/>
            <w:sz w:val="32"/>
            <w:szCs w:val="32"/>
            <w:lang w:val="en-US" w:eastAsia="zh-CN"/>
          </w:rPr>
          <w:t>材料</w:t>
        </w:r>
      </w:ins>
      <w:del w:id="60" w:author="黄书锭" w:date="2024-04-11T11:57:00Z">
        <w:r>
          <w:rPr>
            <w:rFonts w:hint="eastAsia" w:ascii="仿宋_GB2312" w:hAnsi="宋体" w:eastAsia="仿宋_GB2312"/>
            <w:sz w:val="32"/>
            <w:szCs w:val="32"/>
            <w:lang w:eastAsia="zh-CN"/>
          </w:rPr>
          <w:delText>的</w:delText>
        </w:r>
      </w:del>
      <w:r>
        <w:rPr>
          <w:rFonts w:hint="eastAsia" w:ascii="仿宋_GB2312" w:hAnsi="宋体" w:eastAsia="仿宋_GB2312"/>
          <w:sz w:val="32"/>
          <w:szCs w:val="32"/>
          <w:lang w:eastAsia="zh-CN"/>
        </w:rPr>
        <w:t>需</w:t>
      </w:r>
      <w:r>
        <w:rPr>
          <w:rFonts w:hint="eastAsia" w:ascii="仿宋_GB2312" w:hAnsi="宋体" w:eastAsia="仿宋_GB2312"/>
          <w:sz w:val="32"/>
          <w:szCs w:val="32"/>
          <w:lang w:val="en-US" w:eastAsia="zh-CN"/>
        </w:rPr>
        <w:t>同时</w:t>
      </w:r>
      <w:r>
        <w:rPr>
          <w:rFonts w:hint="eastAsia" w:ascii="仿宋_GB2312" w:hAnsi="宋体" w:eastAsia="仿宋_GB2312"/>
          <w:sz w:val="32"/>
          <w:szCs w:val="32"/>
          <w:lang w:eastAsia="zh-CN"/>
        </w:rPr>
        <w:t>整理200字左右的主要核心观点。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default" w:ascii="仿宋_GB2312" w:hAnsi="宋体" w:eastAsia="仿宋_GB2312"/>
          <w:sz w:val="32"/>
          <w:szCs w:val="32"/>
          <w:lang w:val="en-US" w:eastAsia="zh-CN"/>
        </w:rPr>
      </w:pPr>
      <w:r>
        <w:rPr>
          <w:rFonts w:hint="eastAsia" w:ascii="仿宋_GB2312" w:hAnsi="宋体" w:eastAsia="仿宋_GB2312"/>
          <w:sz w:val="32"/>
          <w:szCs w:val="32"/>
          <w:lang w:eastAsia="zh-CN"/>
        </w:rPr>
        <w:t>2</w:t>
      </w:r>
      <w:r>
        <w:rPr>
          <w:rFonts w:hint="eastAsia" w:ascii="仿宋_GB2312" w:hAnsi="宋体" w:eastAsia="仿宋_GB2312"/>
          <w:sz w:val="32"/>
          <w:szCs w:val="32"/>
          <w:lang w:val="en-US" w:eastAsia="zh-CN"/>
        </w:rPr>
        <w:t>.相关发言材料和200字主要核心观点，</w:t>
      </w:r>
      <w:del w:id="61" w:author="黄书锭" w:date="2024-04-11T11:57:15Z">
        <w:r>
          <w:rPr>
            <w:rFonts w:hint="eastAsia" w:ascii="仿宋_GB2312" w:hAnsi="宋体" w:eastAsia="仿宋_GB2312"/>
            <w:sz w:val="32"/>
            <w:szCs w:val="32"/>
            <w:lang w:val="en-US" w:eastAsia="zh-CN"/>
          </w:rPr>
          <w:delText>请</w:delText>
        </w:r>
      </w:del>
      <w:r>
        <w:rPr>
          <w:rFonts w:hint="eastAsia" w:ascii="仿宋_GB2312" w:hAnsi="宋体" w:eastAsia="仿宋_GB2312"/>
          <w:sz w:val="32"/>
          <w:szCs w:val="32"/>
          <w:lang w:val="en-US" w:eastAsia="zh-CN"/>
        </w:rPr>
        <w:t>以电子版形式于4月23日下午下班前</w:t>
      </w:r>
      <w:del w:id="62" w:author="黄书锭" w:date="2024-04-11T11:57:26Z">
        <w:r>
          <w:rPr>
            <w:rFonts w:hint="eastAsia" w:ascii="仿宋_GB2312" w:hAnsi="宋体" w:eastAsia="仿宋_GB2312"/>
            <w:sz w:val="32"/>
            <w:szCs w:val="32"/>
            <w:lang w:val="en-US" w:eastAsia="zh-CN"/>
          </w:rPr>
          <w:delText>发</w:delText>
        </w:r>
      </w:del>
      <w:ins w:id="63" w:author="黄书锭" w:date="2024-04-11T11:57:26Z">
        <w:r>
          <w:rPr>
            <w:rFonts w:hint="eastAsia" w:ascii="仿宋_GB2312" w:hAnsi="宋体" w:eastAsia="仿宋_GB2312"/>
            <w:sz w:val="32"/>
            <w:szCs w:val="32"/>
            <w:lang w:val="en-US" w:eastAsia="zh-CN"/>
          </w:rPr>
          <w:t>报</w:t>
        </w:r>
      </w:ins>
      <w:r>
        <w:rPr>
          <w:rFonts w:hint="eastAsia" w:ascii="仿宋_GB2312" w:hAnsi="宋体" w:eastAsia="仿宋_GB2312"/>
          <w:sz w:val="32"/>
          <w:szCs w:val="32"/>
          <w:lang w:val="en-US" w:eastAsia="zh-CN"/>
        </w:rPr>
        <w:t>送</w:t>
      </w:r>
      <w:del w:id="64" w:author="黄书锭" w:date="2024-04-11T11:57:27Z">
        <w:r>
          <w:rPr>
            <w:rFonts w:hint="eastAsia" w:ascii="仿宋_GB2312" w:hAnsi="宋体" w:eastAsia="仿宋_GB2312"/>
            <w:sz w:val="32"/>
            <w:szCs w:val="32"/>
            <w:lang w:val="en-US" w:eastAsia="zh-CN"/>
          </w:rPr>
          <w:delText>至</w:delText>
        </w:r>
      </w:del>
      <w:r>
        <w:rPr>
          <w:rFonts w:hint="eastAsia" w:ascii="仿宋_GB2312" w:hAnsi="宋体" w:eastAsia="仿宋_GB2312"/>
          <w:sz w:val="32"/>
          <w:szCs w:val="32"/>
          <w:lang w:val="en-US" w:eastAsia="zh-CN"/>
        </w:rPr>
        <w:t>机关党委,</w:t>
      </w:r>
      <w:del w:id="65" w:author="黄书锭" w:date="2024-04-11T11:57:50Z">
        <w:r>
          <w:rPr>
            <w:rFonts w:hint="eastAsia" w:ascii="仿宋_GB2312" w:hAnsi="宋体" w:eastAsia="仿宋_GB2312"/>
            <w:sz w:val="32"/>
            <w:szCs w:val="32"/>
            <w:lang w:val="en-US" w:eastAsia="zh-CN"/>
          </w:rPr>
          <w:delText>以便</w:delText>
        </w:r>
      </w:del>
      <w:ins w:id="66" w:author="黄书锭" w:date="2024-04-11T11:57:50Z">
        <w:r>
          <w:rPr>
            <w:rFonts w:hint="eastAsia" w:ascii="仿宋_GB2312" w:hAnsi="宋体" w:eastAsia="仿宋_GB2312"/>
            <w:sz w:val="32"/>
            <w:szCs w:val="32"/>
            <w:lang w:val="en-US" w:eastAsia="zh-CN"/>
          </w:rPr>
          <w:t>用于</w:t>
        </w:r>
      </w:ins>
      <w:del w:id="67" w:author="黄书锭" w:date="2024-04-11T11:57:58Z">
        <w:r>
          <w:rPr>
            <w:rFonts w:hint="eastAsia" w:ascii="仿宋_GB2312" w:hAnsi="宋体" w:eastAsia="仿宋_GB2312"/>
            <w:sz w:val="32"/>
            <w:szCs w:val="32"/>
            <w:lang w:val="en-US" w:eastAsia="zh-CN"/>
          </w:rPr>
          <w:delText>排版</w:delText>
        </w:r>
      </w:del>
      <w:ins w:id="68" w:author="黄书锭" w:date="2024-04-11T11:57:58Z">
        <w:r>
          <w:rPr>
            <w:rFonts w:hint="eastAsia" w:ascii="仿宋_GB2312" w:hAnsi="宋体" w:eastAsia="仿宋_GB2312"/>
            <w:sz w:val="32"/>
            <w:szCs w:val="32"/>
            <w:lang w:val="en-US" w:eastAsia="zh-CN"/>
          </w:rPr>
          <w:t>材料</w:t>
        </w:r>
      </w:ins>
      <w:del w:id="69" w:author="黄书锭" w:date="2024-04-11T11:57:59Z">
        <w:r>
          <w:rPr>
            <w:rFonts w:hint="eastAsia" w:ascii="仿宋_GB2312" w:hAnsi="宋体" w:eastAsia="仿宋_GB2312"/>
            <w:sz w:val="32"/>
            <w:szCs w:val="32"/>
            <w:lang w:val="en-US" w:eastAsia="zh-CN"/>
          </w:rPr>
          <w:delText>印刷</w:delText>
        </w:r>
      </w:del>
      <w:ins w:id="70" w:author="黄书锭" w:date="2024-04-11T11:58:01Z">
        <w:r>
          <w:rPr>
            <w:rFonts w:hint="eastAsia" w:ascii="仿宋_GB2312" w:hAnsi="宋体" w:eastAsia="仿宋_GB2312"/>
            <w:sz w:val="32"/>
            <w:szCs w:val="32"/>
            <w:lang w:val="en-US" w:eastAsia="zh-CN"/>
          </w:rPr>
          <w:t>印制</w:t>
        </w:r>
      </w:ins>
      <w:ins w:id="71" w:author="黄书锭" w:date="2024-04-11T11:57:32Z">
        <w:r>
          <w:rPr>
            <w:rFonts w:hint="eastAsia" w:ascii="仿宋_GB2312" w:hAnsi="宋体" w:eastAsia="仿宋_GB2312"/>
            <w:sz w:val="32"/>
            <w:szCs w:val="32"/>
            <w:lang w:val="en-US" w:eastAsia="zh-CN"/>
          </w:rPr>
          <w:t>及</w:t>
        </w:r>
      </w:ins>
      <w:ins w:id="72" w:author="黄书锭" w:date="2024-04-11T11:57:42Z">
        <w:r>
          <w:rPr>
            <w:rFonts w:hint="eastAsia" w:ascii="仿宋_GB2312" w:hAnsi="宋体" w:eastAsia="仿宋_GB2312"/>
            <w:sz w:val="32"/>
            <w:szCs w:val="32"/>
            <w:lang w:val="en-US" w:eastAsia="zh-CN"/>
          </w:rPr>
          <w:t>信息</w:t>
        </w:r>
      </w:ins>
      <w:ins w:id="73" w:author="黄书锭" w:date="2024-04-11T11:57:44Z">
        <w:r>
          <w:rPr>
            <w:rFonts w:hint="eastAsia" w:ascii="仿宋_GB2312" w:hAnsi="宋体" w:eastAsia="仿宋_GB2312"/>
            <w:sz w:val="32"/>
            <w:szCs w:val="32"/>
            <w:lang w:val="en-US" w:eastAsia="zh-CN"/>
          </w:rPr>
          <w:t>刊发</w:t>
        </w:r>
      </w:ins>
      <w:r>
        <w:rPr>
          <w:rFonts w:hint="eastAsia" w:ascii="仿宋_GB2312" w:hAnsi="宋体" w:eastAsia="仿宋_GB2312"/>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30"/>
        <w:textAlignment w:val="auto"/>
        <w:rPr>
          <w:rFonts w:ascii="黑体" w:hAnsi="黑体" w:eastAsia="黑体"/>
          <w:sz w:val="32"/>
          <w:szCs w:val="32"/>
        </w:rPr>
      </w:pPr>
      <w:r>
        <w:rPr>
          <w:rFonts w:hint="eastAsia" w:ascii="黑体" w:hAnsi="黑体" w:eastAsia="黑体"/>
          <w:sz w:val="32"/>
          <w:szCs w:val="32"/>
          <w:lang w:eastAsia="zh-CN"/>
        </w:rPr>
        <w:t>六</w:t>
      </w:r>
      <w:r>
        <w:rPr>
          <w:rFonts w:hint="eastAsia" w:ascii="黑体" w:hAnsi="黑体" w:eastAsia="黑体"/>
          <w:sz w:val="32"/>
          <w:szCs w:val="32"/>
        </w:rPr>
        <w:t>、相关事项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宋体" w:eastAsia="仿宋_GB2312"/>
          <w:sz w:val="32"/>
          <w:szCs w:val="32"/>
          <w:lang w:eastAsia="zh-CN"/>
        </w:rPr>
      </w:pPr>
      <w:r>
        <w:rPr>
          <w:rFonts w:hint="eastAsia" w:ascii="仿宋_GB2312" w:hAnsi="宋体" w:eastAsia="仿宋_GB2312"/>
          <w:sz w:val="32"/>
          <w:szCs w:val="32"/>
        </w:rPr>
        <w:t>1.</w:t>
      </w:r>
      <w:r>
        <w:rPr>
          <w:rFonts w:hint="eastAsia" w:ascii="仿宋_GB2312" w:hAnsi="宋体" w:eastAsia="仿宋_GB2312"/>
          <w:sz w:val="32"/>
          <w:szCs w:val="32"/>
          <w:lang w:eastAsia="zh-CN"/>
        </w:rPr>
        <w:t>机关党委牵头负责活动人员报名、活动场地布置、现场组织，起草办领导讲话稿等工作，负责发动各党支部、办青年理论学习小组青年代表</w:t>
      </w:r>
      <w:del w:id="74" w:author="黄书锭" w:date="2024-04-11T11:58:20Z">
        <w:r>
          <w:rPr>
            <w:rFonts w:hint="eastAsia" w:ascii="仿宋_GB2312" w:hAnsi="宋体" w:eastAsia="仿宋_GB2312"/>
            <w:sz w:val="32"/>
            <w:szCs w:val="32"/>
            <w:lang w:eastAsia="zh-CN"/>
          </w:rPr>
          <w:delText>上台</w:delText>
        </w:r>
      </w:del>
      <w:ins w:id="75" w:author="黄书锭" w:date="2024-04-11T11:58:20Z">
        <w:r>
          <w:rPr>
            <w:rFonts w:hint="eastAsia" w:ascii="仿宋_GB2312" w:hAnsi="宋体" w:eastAsia="仿宋_GB2312"/>
            <w:sz w:val="32"/>
            <w:szCs w:val="32"/>
            <w:lang w:eastAsia="zh-CN"/>
          </w:rPr>
          <w:t>交流</w:t>
        </w:r>
      </w:ins>
      <w:r>
        <w:rPr>
          <w:rFonts w:hint="eastAsia" w:ascii="仿宋_GB2312" w:hAnsi="宋体" w:eastAsia="仿宋_GB2312"/>
          <w:sz w:val="32"/>
          <w:szCs w:val="32"/>
          <w:lang w:eastAsia="zh-CN"/>
        </w:rPr>
        <w:t>分享；</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宋体" w:eastAsia="仿宋_GB2312"/>
          <w:sz w:val="32"/>
          <w:szCs w:val="32"/>
        </w:rPr>
        <w:t>2.</w:t>
      </w:r>
      <w:r>
        <w:rPr>
          <w:rFonts w:hint="eastAsia" w:ascii="仿宋_GB2312" w:hAnsi="宋体" w:eastAsia="仿宋_GB2312"/>
          <w:sz w:val="32"/>
          <w:szCs w:val="32"/>
          <w:lang w:eastAsia="zh-CN"/>
        </w:rPr>
        <w:t>传播处负责活动现场摄影摄像及活动宣传报道工作</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lang w:eastAsia="zh-CN"/>
        </w:rPr>
        <w:t>综合处负责审定办领导讲话稿</w:t>
      </w:r>
      <w:r>
        <w:rPr>
          <w:rFonts w:hint="eastAsia" w:ascii="仿宋_GB2312" w:hAnsi="仿宋_GB2312" w:eastAsia="仿宋_GB2312" w:cs="仿宋_GB2312"/>
          <w:sz w:val="32"/>
          <w:szCs w:val="32"/>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center"/>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机关党委</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center"/>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2024年4月11日</w:t>
      </w:r>
    </w:p>
    <w:p>
      <w:pPr>
        <w:keepNext w:val="0"/>
        <w:keepLines w:val="0"/>
        <w:pageBreakBefore w:val="0"/>
        <w:widowControl w:val="0"/>
        <w:kinsoku/>
        <w:wordWrap/>
        <w:overflowPunct/>
        <w:topLinePunct w:val="0"/>
        <w:autoSpaceDE/>
        <w:autoSpaceDN/>
        <w:bidi w:val="0"/>
        <w:adjustRightInd/>
        <w:snapToGrid/>
        <w:spacing w:line="600" w:lineRule="exact"/>
        <w:textAlignment w:val="auto"/>
      </w:pPr>
    </w:p>
    <w:sectPr>
      <w:pgSz w:w="11906" w:h="16838"/>
      <w:pgMar w:top="2098" w:right="1474" w:bottom="2098" w:left="147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SIP)">
    <w:panose1 w:val="03000509000000000000"/>
    <w:charset w:val="86"/>
    <w:family w:val="auto"/>
    <w:pitch w:val="default"/>
    <w:sig w:usb0="00000003" w:usb1="0A0E0800" w:usb2="0000000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书锭">
    <w15:presenceInfo w15:providerId="None" w15:userId="黄书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revisionView w:markup="0"/>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5YjRkNDUxYmMxMTJkN2ZlZDg0MGZlN2NmZDNiZDIifQ=="/>
  </w:docVars>
  <w:rsids>
    <w:rsidRoot w:val="0C013719"/>
    <w:rsid w:val="0B147AFB"/>
    <w:rsid w:val="0C013719"/>
    <w:rsid w:val="15C86CDD"/>
    <w:rsid w:val="19B17A41"/>
    <w:rsid w:val="1FAD08B7"/>
    <w:rsid w:val="20D858B3"/>
    <w:rsid w:val="27AC7A9A"/>
    <w:rsid w:val="39882115"/>
    <w:rsid w:val="4E681035"/>
    <w:rsid w:val="5503669C"/>
    <w:rsid w:val="58F06F37"/>
    <w:rsid w:val="5FB567E4"/>
    <w:rsid w:val="65056270"/>
    <w:rsid w:val="6C07661A"/>
    <w:rsid w:val="75EE325C"/>
    <w:rsid w:val="DF5AE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spacing w:after="120"/>
    </w:pPr>
    <w:rPr>
      <w:rFonts w:ascii="Calibri" w:hAnsi="Calibri" w:eastAsia="宋体" w:cs="Times New Roman"/>
    </w:rPr>
  </w:style>
  <w:style w:type="paragraph" w:customStyle="1" w:styleId="3">
    <w:name w:val="neirong"/>
    <w:basedOn w:val="1"/>
    <w:next w:val="1"/>
    <w:qFormat/>
    <w:uiPriority w:val="0"/>
    <w:pPr>
      <w:widowControl/>
      <w:spacing w:before="100" w:beforeAutospacing="1" w:after="100" w:afterAutospacing="1" w:line="360" w:lineRule="auto"/>
      <w:jc w:val="left"/>
    </w:pPr>
    <w:rPr>
      <w:rFonts w:ascii="宋体" w:hAnsi="宋体" w:eastAsia="仿宋_GB2312" w:cs="Times New Roman"/>
      <w:bCs/>
      <w:color w:val="000000"/>
      <w:kern w:val="0"/>
      <w:sz w:val="24"/>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2024-04-07T11:50:00Z</dcterms:created>
  <dc:creator>1512</dc:creator>
  <cp:lastModifiedBy>黄书锭</cp:lastModifiedBy>
  <cp:lastPrinted>2024-04-11T08:40:00Z</cp:lastPrinted>
  <dcterms:modified xsi:type="dcterms:W3CDTF">2024-04-11T11:58:32Z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6063C29D829E4A57A5617E36185A44EF_13</vt:lpwstr>
  </property>
</Properties>
</file>