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80" w:lineRule="exact"/>
        <w:jc w:val="center"/>
        <w:textAlignment w:val="auto"/>
        <w:rPr>
          <w:rFonts w:hint="eastAsia" w:ascii="CESI小标宋-GB2312" w:hAnsi="CESI小标宋-GB2312" w:eastAsia="CESI小标宋-GB2312" w:cs="CESI小标宋-GB2312"/>
          <w:sz w:val="44"/>
          <w:szCs w:val="44"/>
          <w:lang w:eastAsia="zh-CN"/>
        </w:rPr>
      </w:pPr>
    </w:p>
    <w:p>
      <w:pPr>
        <w:keepNext w:val="0"/>
        <w:keepLines w:val="0"/>
        <w:pageBreakBefore w:val="0"/>
        <w:widowControl w:val="0"/>
        <w:kinsoku/>
        <w:wordWrap/>
        <w:overflowPunct/>
        <w:topLinePunct w:val="0"/>
        <w:autoSpaceDE/>
        <w:autoSpaceDN/>
        <w:bidi w:val="0"/>
        <w:adjustRightInd/>
        <w:snapToGrid/>
        <w:spacing w:line="680" w:lineRule="exact"/>
        <w:jc w:val="center"/>
        <w:textAlignment w:val="auto"/>
        <w:rPr>
          <w:rFonts w:hint="eastAsia" w:ascii="CESI小标宋-GB2312" w:hAnsi="CESI小标宋-GB2312" w:eastAsia="CESI小标宋-GB2312" w:cs="CESI小标宋-GB2312"/>
          <w:sz w:val="44"/>
          <w:szCs w:val="44"/>
          <w:lang w:eastAsia="zh-CN"/>
        </w:rPr>
      </w:pPr>
      <w:r>
        <w:rPr>
          <w:rFonts w:hint="eastAsia" w:ascii="CESI小标宋-GB2312" w:hAnsi="CESI小标宋-GB2312" w:eastAsia="CESI小标宋-GB2312" w:cs="CESI小标宋-GB2312"/>
          <w:sz w:val="44"/>
          <w:szCs w:val="44"/>
          <w:lang w:eastAsia="zh-CN"/>
        </w:rPr>
        <w:t>关于以“存正心、守正道、</w:t>
      </w:r>
      <w:r>
        <w:rPr>
          <w:rFonts w:hint="eastAsia" w:ascii="CESI小标宋-GB2312" w:hAnsi="CESI小标宋-GB2312" w:eastAsia="CESI小标宋-GB2312" w:cs="CESI小标宋-GB2312"/>
          <w:sz w:val="44"/>
          <w:szCs w:val="44"/>
        </w:rPr>
        <w:t>养正气</w:t>
      </w:r>
      <w:r>
        <w:rPr>
          <w:rFonts w:hint="eastAsia" w:ascii="CESI小标宋-GB2312" w:hAnsi="CESI小标宋-GB2312" w:eastAsia="CESI小标宋-GB2312" w:cs="CESI小标宋-GB2312"/>
          <w:sz w:val="44"/>
          <w:szCs w:val="44"/>
          <w:lang w:eastAsia="zh-CN"/>
        </w:rPr>
        <w:t>”为主题</w:t>
      </w:r>
    </w:p>
    <w:p>
      <w:pPr>
        <w:keepNext w:val="0"/>
        <w:keepLines w:val="0"/>
        <w:pageBreakBefore w:val="0"/>
        <w:widowControl w:val="0"/>
        <w:kinsoku/>
        <w:wordWrap/>
        <w:overflowPunct/>
        <w:topLinePunct w:val="0"/>
        <w:autoSpaceDE/>
        <w:autoSpaceDN/>
        <w:bidi w:val="0"/>
        <w:adjustRightInd/>
        <w:snapToGrid/>
        <w:spacing w:line="680" w:lineRule="exact"/>
        <w:jc w:val="center"/>
        <w:textAlignment w:val="auto"/>
        <w:rPr>
          <w:rFonts w:hint="eastAsia" w:ascii="CESI小标宋-GB2312" w:hAnsi="CESI小标宋-GB2312" w:eastAsia="CESI小标宋-GB2312" w:cs="CESI小标宋-GB2312"/>
          <w:sz w:val="44"/>
          <w:szCs w:val="44"/>
          <w:lang w:eastAsia="zh-CN"/>
        </w:rPr>
      </w:pPr>
      <w:r>
        <w:rPr>
          <w:rFonts w:hint="eastAsia" w:ascii="CESI小标宋-GB2312" w:hAnsi="CESI小标宋-GB2312" w:eastAsia="CESI小标宋-GB2312" w:cs="CESI小标宋-GB2312"/>
          <w:sz w:val="44"/>
          <w:szCs w:val="44"/>
          <w:lang w:eastAsia="zh-CN"/>
        </w:rPr>
        <w:t>提升拓展新风正气福建“名片”工作方案</w:t>
      </w:r>
    </w:p>
    <w:p>
      <w:pPr>
        <w:bidi w:val="0"/>
        <w:rPr>
          <w:rFonts w:hint="default"/>
          <w:lang w:val="en-US" w:eastAsia="zh-CN"/>
        </w:rPr>
      </w:pPr>
    </w:p>
    <w:p>
      <w:pPr>
        <w:bidi w:val="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各</w:t>
      </w:r>
      <w:r>
        <w:rPr>
          <w:rFonts w:hint="eastAsia" w:hAnsi="仿宋_GB2312" w:cs="仿宋_GB2312"/>
          <w:lang w:val="en-US" w:eastAsia="zh-CN"/>
        </w:rPr>
        <w:t>处室</w:t>
      </w:r>
      <w:r>
        <w:rPr>
          <w:rFonts w:hint="eastAsia" w:ascii="仿宋_GB2312" w:hAnsi="仿宋_GB2312" w:eastAsia="仿宋_GB2312" w:cs="仿宋_GB2312"/>
          <w:lang w:val="en-US" w:eastAsia="zh-CN"/>
        </w:rPr>
        <w:t>、直属事业单位、闽盾公司：</w:t>
      </w:r>
    </w:p>
    <w:p>
      <w:pPr>
        <w:bidi w:val="0"/>
        <w:ind w:firstLine="632" w:firstLineChars="2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为深入学习宣传贯彻党的二十大精神，近日，省委宣传部、省纪委监委，省委文明办印发《通知》，要求各地各系统单位深入实施“深学争优、敢为争先、实干增效”活动，在巩固深化新风正气福建“名片”的基础上，引导更多系统行业围绕“存正心、守正道、养正气”主题，开展内容丰富、形式多样的“名片”践行活动。根据《通知》精神，现制定我办工作方案如下。</w:t>
      </w:r>
    </w:p>
    <w:p>
      <w:pPr>
        <w:bidi w:val="0"/>
        <w:ind w:firstLine="632" w:firstLineChars="200"/>
        <w:rPr>
          <w:rFonts w:hint="eastAsia" w:ascii="黑体" w:hAnsi="黑体" w:eastAsia="黑体" w:cs="黑体"/>
          <w:lang w:val="en-US" w:eastAsia="zh-CN"/>
        </w:rPr>
      </w:pPr>
      <w:r>
        <w:rPr>
          <w:rFonts w:hint="eastAsia" w:ascii="黑体" w:hAnsi="黑体" w:eastAsia="黑体" w:cs="黑体"/>
          <w:lang w:val="en-US" w:eastAsia="zh-CN"/>
        </w:rPr>
        <w:t>一、活动主题</w:t>
      </w:r>
    </w:p>
    <w:p>
      <w:pPr>
        <w:bidi w:val="0"/>
        <w:ind w:firstLine="632" w:firstLineChars="200"/>
        <w:rPr>
          <w:rFonts w:hint="eastAsia" w:ascii="仿宋_GB2312" w:hAnsi="仿宋_GB2312" w:eastAsia="仿宋_GB2312" w:cs="仿宋_GB2312"/>
          <w:lang w:val="en-US" w:eastAsia="zh-CN"/>
        </w:rPr>
      </w:pPr>
      <w:r>
        <w:rPr>
          <w:rFonts w:hint="eastAsia" w:ascii="楷体" w:hAnsi="楷体" w:eastAsia="楷体" w:cs="楷体"/>
          <w:lang w:val="en-US" w:eastAsia="zh-CN"/>
        </w:rPr>
        <w:t>以“存正心、守正道、养正气”为主题，“存正心”即坚定信仰凝心聚力、坚决做到“两个维护”；“守正道”即正风肃纪严守规矩、推进建设中国式现代化；“养正气”即踔厉奋发勇毅前行、团结奋斗为民造福。</w:t>
      </w:r>
      <w:r>
        <w:rPr>
          <w:rFonts w:hint="eastAsia" w:ascii="仿宋_GB2312" w:hAnsi="仿宋_GB2312" w:eastAsia="仿宋_GB2312" w:cs="仿宋_GB2312"/>
          <w:lang w:val="en-US" w:eastAsia="zh-CN"/>
        </w:rPr>
        <w:t>“名片”践行活动坚持以习近平新时代中国特色社会主义思想为指导，深入学习贯彻党的二十大精神，坚决拥护“两个确立”，以落实省委“深学争优、敢为争先、实干增效”行动为抓手，把纪律规矩挺在前面，把责任担当落到实处，以更加奋发有为的精神状态，清正廉洁的工作态度、勤勉务实的为民作风，努力营造牢记嘱托、真抓实干、风清气正的良好社会环境，为在中国式现代化中展现网信作为、奋力谱写全面建设社会主义现代化国家福建篇章提供坚强思想保证和强大精神力量。</w:t>
      </w:r>
    </w:p>
    <w:p>
      <w:pPr>
        <w:bidi w:val="0"/>
        <w:ind w:firstLine="632" w:firstLineChars="200"/>
        <w:rPr>
          <w:rFonts w:hint="eastAsia" w:ascii="黑体" w:hAnsi="黑体" w:eastAsia="黑体" w:cs="黑体"/>
          <w:lang w:val="en-US" w:eastAsia="zh-CN"/>
        </w:rPr>
      </w:pPr>
      <w:r>
        <w:rPr>
          <w:rFonts w:hint="eastAsia" w:ascii="黑体" w:hAnsi="黑体" w:eastAsia="黑体" w:cs="黑体"/>
          <w:lang w:val="en-US" w:eastAsia="zh-CN"/>
        </w:rPr>
        <w:t>二、活动内容及分工</w:t>
      </w:r>
    </w:p>
    <w:p>
      <w:pPr>
        <w:bidi w:val="0"/>
        <w:ind w:firstLine="632" w:firstLineChars="2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紧扣活动主题，立足工作岗位，结合网信特色，践行新风正气，做到“名片”打造与业务工作一同部署、一起推进、一起落实，凸显“存正心、守正道、养正气”的“名片”精神。</w:t>
      </w:r>
    </w:p>
    <w:p>
      <w:pPr>
        <w:bidi w:val="0"/>
        <w:ind w:firstLine="632" w:firstLineChars="200"/>
        <w:rPr>
          <w:rFonts w:hint="eastAsia" w:ascii="仿宋_GB2312" w:hAnsi="仿宋_GB2312" w:eastAsia="仿宋_GB2312" w:cs="仿宋_GB2312"/>
          <w:lang w:val="en-US" w:eastAsia="zh-CN"/>
        </w:rPr>
      </w:pPr>
      <w:r>
        <w:rPr>
          <w:rFonts w:hint="eastAsia" w:ascii="楷体" w:hAnsi="楷体" w:eastAsia="楷体" w:cs="楷体"/>
          <w:lang w:val="en-US" w:eastAsia="zh-CN"/>
        </w:rPr>
        <w:t>1.积极开展网信特色的创建活动。</w:t>
      </w:r>
      <w:r>
        <w:rPr>
          <w:rFonts w:hint="eastAsia" w:ascii="仿宋_GB2312" w:hAnsi="仿宋_GB2312" w:eastAsia="仿宋_GB2312" w:cs="仿宋_GB2312"/>
          <w:lang w:val="en-US" w:eastAsia="zh-CN"/>
        </w:rPr>
        <w:t>树立正确的政绩观，立足作风建设，</w:t>
      </w:r>
      <w:r>
        <w:rPr>
          <w:rFonts w:hint="eastAsia" w:hAnsi="仿宋_GB2312" w:cs="仿宋_GB2312"/>
          <w:lang w:val="en-US" w:eastAsia="zh-CN"/>
        </w:rPr>
        <w:t>加强</w:t>
      </w:r>
      <w:r>
        <w:rPr>
          <w:rFonts w:hint="eastAsia" w:ascii="仿宋_GB2312" w:hAnsi="仿宋_GB2312" w:eastAsia="仿宋_GB2312" w:cs="仿宋_GB2312"/>
          <w:lang w:val="en-US" w:eastAsia="zh-CN"/>
        </w:rPr>
        <w:t>网上</w:t>
      </w:r>
      <w:r>
        <w:rPr>
          <w:rFonts w:hint="eastAsia" w:hAnsi="仿宋_GB2312" w:cs="仿宋_GB2312"/>
          <w:lang w:val="en-US" w:eastAsia="zh-CN"/>
        </w:rPr>
        <w:t>正面</w:t>
      </w:r>
      <w:r>
        <w:rPr>
          <w:rFonts w:hint="eastAsia" w:ascii="仿宋_GB2312" w:hAnsi="仿宋_GB2312" w:eastAsia="仿宋_GB2312" w:cs="仿宋_GB2312"/>
          <w:lang w:val="en-US" w:eastAsia="zh-CN"/>
        </w:rPr>
        <w:t>宣传</w:t>
      </w:r>
      <w:r>
        <w:rPr>
          <w:rFonts w:hint="eastAsia" w:hAnsi="仿宋_GB2312" w:cs="仿宋_GB2312"/>
          <w:lang w:val="en-US" w:eastAsia="zh-CN"/>
        </w:rPr>
        <w:t>和舆论</w:t>
      </w:r>
      <w:r>
        <w:rPr>
          <w:rFonts w:hint="eastAsia" w:ascii="仿宋_GB2312" w:hAnsi="仿宋_GB2312" w:eastAsia="仿宋_GB2312" w:cs="仿宋_GB2312"/>
          <w:lang w:val="en-US" w:eastAsia="zh-CN"/>
        </w:rPr>
        <w:t>引导</w:t>
      </w:r>
      <w:r>
        <w:rPr>
          <w:rFonts w:hint="eastAsia" w:hAnsi="仿宋_GB2312" w:cs="仿宋_GB2312"/>
          <w:lang w:val="en-US" w:eastAsia="zh-CN"/>
        </w:rPr>
        <w:t>，持续</w:t>
      </w:r>
      <w:r>
        <w:rPr>
          <w:rFonts w:hint="eastAsia" w:ascii="仿宋_GB2312" w:hAnsi="仿宋_GB2312" w:eastAsia="仿宋_GB2312" w:cs="仿宋_GB2312"/>
          <w:lang w:val="en-US" w:eastAsia="zh-CN"/>
        </w:rPr>
        <w:t>推进网络综合治理</w:t>
      </w:r>
      <w:r>
        <w:rPr>
          <w:rFonts w:hint="eastAsia" w:hAnsi="仿宋_GB2312" w:cs="仿宋_GB2312"/>
          <w:lang w:val="en-US" w:eastAsia="zh-CN"/>
        </w:rPr>
        <w:t>，</w:t>
      </w:r>
      <w:r>
        <w:rPr>
          <w:rFonts w:hint="eastAsia" w:ascii="仿宋_GB2312" w:hAnsi="仿宋_GB2312" w:eastAsia="仿宋_GB2312" w:cs="仿宋_GB2312"/>
          <w:lang w:val="en-US" w:eastAsia="zh-CN"/>
        </w:rPr>
        <w:t>高标准构建风险防控防线</w:t>
      </w:r>
      <w:r>
        <w:rPr>
          <w:rFonts w:hint="eastAsia" w:hAnsi="仿宋_GB2312" w:cs="仿宋_GB2312"/>
          <w:lang w:val="en-US" w:eastAsia="zh-CN"/>
        </w:rPr>
        <w:t>，</w:t>
      </w:r>
      <w:r>
        <w:rPr>
          <w:rFonts w:hint="eastAsia" w:ascii="仿宋_GB2312" w:hAnsi="仿宋_GB2312" w:eastAsia="仿宋_GB2312" w:cs="仿宋_GB2312"/>
          <w:lang w:val="en-US" w:eastAsia="zh-CN"/>
        </w:rPr>
        <w:t>推动形成行业创建工作合力。</w:t>
      </w:r>
    </w:p>
    <w:p>
      <w:pPr>
        <w:bidi w:val="0"/>
        <w:ind w:firstLine="632" w:firstLineChars="200"/>
        <w:rPr>
          <w:rFonts w:hint="eastAsia" w:ascii="楷体" w:hAnsi="楷体" w:eastAsia="楷体" w:cs="楷体"/>
          <w:lang w:val="en-US" w:eastAsia="zh-CN"/>
        </w:rPr>
      </w:pPr>
      <w:r>
        <w:rPr>
          <w:rFonts w:hint="eastAsia" w:ascii="仿宋_GB2312" w:hAnsi="仿宋_GB2312" w:eastAsia="仿宋_GB2312" w:cs="仿宋_GB2312"/>
          <w:b/>
          <w:bCs/>
          <w:lang w:val="en-US" w:eastAsia="zh-CN"/>
        </w:rPr>
        <w:t>（1）</w:t>
      </w:r>
      <w:r>
        <w:rPr>
          <w:rFonts w:hint="eastAsia" w:hAnsi="仿宋_GB2312" w:cs="仿宋_GB2312"/>
          <w:b/>
          <w:bCs/>
          <w:lang w:val="en-US" w:eastAsia="zh-CN"/>
        </w:rPr>
        <w:t>做强网上主流思想舆论</w:t>
      </w:r>
      <w:r>
        <w:rPr>
          <w:rFonts w:hint="eastAsia" w:ascii="仿宋_GB2312" w:hAnsi="仿宋_GB2312" w:eastAsia="仿宋_GB2312" w:cs="仿宋_GB2312"/>
          <w:b/>
          <w:bCs/>
          <w:lang w:val="en-US" w:eastAsia="zh-CN"/>
        </w:rPr>
        <w:t>。</w:t>
      </w:r>
      <w:r>
        <w:rPr>
          <w:rFonts w:hint="eastAsia" w:ascii="仿宋_GB2312" w:hAnsi="仿宋_GB2312" w:eastAsia="仿宋_GB2312" w:cs="仿宋_GB2312"/>
          <w:lang w:val="en-US" w:eastAsia="zh-CN"/>
        </w:rPr>
        <w:t>紧扣2023年网上重大主题宣传，建设“正能量稿池”，用好“闽言网语”“看见福建”“厅说福建”等网宣品牌。</w:t>
      </w:r>
      <w:ins w:id="0" w:author="张朝辉" w:date="2023-05-10T11:45:25Z">
        <w:r>
          <w:rPr>
            <w:rFonts w:hint="eastAsia" w:hAnsi="仿宋_GB2312" w:cs="仿宋_GB2312"/>
            <w:lang w:val="en-US" w:eastAsia="zh-CN"/>
          </w:rPr>
          <w:t>全</w:t>
        </w:r>
      </w:ins>
      <w:del w:id="1" w:author="张朝辉" w:date="2023-05-10T11:45:23Z">
        <w:bookmarkStart w:id="0" w:name="_GoBack"/>
        <w:bookmarkEnd w:id="0"/>
        <w:r>
          <w:rPr>
            <w:rFonts w:hint="eastAsia" w:hAnsi="仿宋_GB2312" w:cs="仿宋_GB2312"/>
            <w:lang w:val="en-US" w:eastAsia="zh-CN"/>
          </w:rPr>
          <w:delText>全</w:delText>
        </w:r>
      </w:del>
      <w:del w:id="2" w:author="张朝辉" w:date="2023-05-10T11:45:05Z">
        <w:r>
          <w:rPr>
            <w:rFonts w:hint="default" w:hAnsi="仿宋_GB2312" w:cs="仿宋_GB2312"/>
            <w:lang w:val="en-US" w:eastAsia="zh-CN"/>
          </w:rPr>
          <w:delText>办</w:delText>
        </w:r>
      </w:del>
      <w:ins w:id="3" w:author="张朝辉" w:date="2023-05-10T11:45:19Z">
        <w:r>
          <w:rPr>
            <w:rFonts w:hint="eastAsia" w:hAnsi="仿宋_GB2312" w:cs="仿宋_GB2312"/>
            <w:lang w:val="en-US" w:eastAsia="zh-CN"/>
          </w:rPr>
          <w:t>力</w:t>
        </w:r>
      </w:ins>
      <w:r>
        <w:rPr>
          <w:rFonts w:hint="eastAsia" w:hAnsi="仿宋_GB2312" w:cs="仿宋_GB2312"/>
          <w:lang w:val="en-US" w:eastAsia="zh-CN"/>
        </w:rPr>
        <w:t>办好2023年中国网络文明大会，</w:t>
      </w:r>
      <w:r>
        <w:rPr>
          <w:rFonts w:hint="eastAsia" w:ascii="仿宋_GB2312" w:hAnsi="仿宋_GB2312" w:eastAsia="仿宋_GB2312" w:cs="仿宋_GB2312"/>
          <w:lang w:val="en-US" w:eastAsia="zh-CN"/>
        </w:rPr>
        <w:t>依托“五个一百”网络正能量精品活动和第二届全省短视频大赛、“我把家乡唱给你听”、评选“福建好网民”等活动，培育积极健康的网络文化，实施网络评论引导提升工程，让新风正气成为网络主旋律。</w:t>
      </w:r>
      <w:r>
        <w:rPr>
          <w:rFonts w:hint="eastAsia" w:ascii="楷体" w:hAnsi="楷体" w:eastAsia="楷体" w:cs="楷体"/>
          <w:lang w:val="en-US" w:eastAsia="zh-CN"/>
        </w:rPr>
        <w:t>（责任部门：传播处、网评处）</w:t>
      </w:r>
    </w:p>
    <w:p>
      <w:pPr>
        <w:bidi w:val="0"/>
        <w:ind w:firstLine="632" w:firstLineChars="200"/>
        <w:rPr>
          <w:rFonts w:hint="eastAsia" w:ascii="楷体" w:hAnsi="楷体" w:eastAsia="楷体" w:cs="楷体"/>
          <w:lang w:val="en-US" w:eastAsia="zh-CN"/>
        </w:rPr>
      </w:pPr>
      <w:r>
        <w:rPr>
          <w:rFonts w:hint="eastAsia" w:ascii="仿宋_GB2312" w:hAnsi="仿宋_GB2312" w:eastAsia="仿宋_GB2312" w:cs="仿宋_GB2312"/>
          <w:b/>
          <w:bCs/>
          <w:lang w:val="en-US" w:eastAsia="zh-CN"/>
        </w:rPr>
        <w:t>（2）</w:t>
      </w:r>
      <w:r>
        <w:rPr>
          <w:rFonts w:hint="eastAsia" w:hAnsi="仿宋_GB2312" w:cs="仿宋_GB2312"/>
          <w:b/>
          <w:bCs/>
          <w:lang w:val="en-US" w:eastAsia="zh-CN"/>
        </w:rPr>
        <w:t>健全网络综合治理体系。</w:t>
      </w:r>
      <w:r>
        <w:rPr>
          <w:rFonts w:hint="eastAsia" w:ascii="仿宋_GB2312" w:hAnsi="仿宋_GB2312" w:eastAsia="仿宋_GB2312" w:cs="仿宋_GB2312"/>
          <w:lang w:val="en-US" w:eastAsia="zh-CN"/>
        </w:rPr>
        <w:t>扎实做好</w:t>
      </w:r>
      <w:r>
        <w:rPr>
          <w:rFonts w:hint="eastAsia" w:hAnsi="仿宋_GB2312" w:cs="仿宋_GB2312"/>
          <w:lang w:val="en-US" w:eastAsia="zh-CN"/>
        </w:rPr>
        <w:t>网络舆情服务保障工作</w:t>
      </w:r>
      <w:r>
        <w:rPr>
          <w:rFonts w:hint="eastAsia" w:ascii="仿宋_GB2312" w:hAnsi="仿宋_GB2312" w:eastAsia="仿宋_GB2312" w:cs="仿宋_GB2312"/>
          <w:lang w:val="en-US" w:eastAsia="zh-CN"/>
        </w:rPr>
        <w:t>，</w:t>
      </w:r>
      <w:r>
        <w:rPr>
          <w:rFonts w:hint="eastAsia" w:hAnsi="仿宋_GB2312" w:cs="仿宋_GB2312"/>
          <w:lang w:val="en-US" w:eastAsia="zh-CN"/>
        </w:rPr>
        <w:t>加强网络举报辟谣工作</w:t>
      </w:r>
      <w:r>
        <w:rPr>
          <w:rFonts w:hint="eastAsia" w:ascii="仿宋_GB2312" w:hAnsi="仿宋_GB2312" w:eastAsia="仿宋_GB2312" w:cs="仿宋_GB2312"/>
          <w:lang w:val="en-US" w:eastAsia="zh-CN"/>
        </w:rPr>
        <w:t>，</w:t>
      </w:r>
      <w:r>
        <w:rPr>
          <w:rFonts w:hint="eastAsia" w:hAnsi="仿宋_GB2312" w:cs="仿宋_GB2312"/>
          <w:lang w:val="en-US" w:eastAsia="zh-CN"/>
        </w:rPr>
        <w:t>扎实开展</w:t>
      </w:r>
      <w:r>
        <w:rPr>
          <w:rFonts w:hint="eastAsia" w:ascii="仿宋_GB2312" w:hAnsi="仿宋_GB2312" w:eastAsia="仿宋_GB2312" w:cs="仿宋_GB2312"/>
          <w:lang w:val="en-US" w:eastAsia="zh-CN"/>
        </w:rPr>
        <w:t>“清朗”</w:t>
      </w:r>
      <w:r>
        <w:rPr>
          <w:rFonts w:hint="eastAsia" w:hAnsi="仿宋_GB2312" w:cs="仿宋_GB2312"/>
          <w:lang w:val="en-US" w:eastAsia="zh-CN"/>
        </w:rPr>
        <w:t>系列专项行动</w:t>
      </w:r>
      <w:r>
        <w:rPr>
          <w:rFonts w:hint="eastAsia" w:ascii="仿宋_GB2312" w:hAnsi="仿宋_GB2312" w:eastAsia="仿宋_GB2312" w:cs="仿宋_GB2312"/>
          <w:lang w:val="en-US" w:eastAsia="zh-CN"/>
        </w:rPr>
        <w:t>，集中整治网络乱象，加大网络执法工作力度，依法查处网上各类违法违规行为。</w:t>
      </w:r>
      <w:r>
        <w:rPr>
          <w:rFonts w:hint="eastAsia" w:ascii="楷体" w:hAnsi="楷体" w:eastAsia="楷体" w:cs="楷体"/>
          <w:lang w:val="en-US" w:eastAsia="zh-CN"/>
        </w:rPr>
        <w:t>（责任部门：应急处、舆情中心、应急指挥中心；网管处）</w:t>
      </w:r>
    </w:p>
    <w:p>
      <w:pPr>
        <w:bidi w:val="0"/>
        <w:ind w:firstLine="632" w:firstLineChars="200"/>
        <w:rPr>
          <w:rFonts w:hint="default" w:hAnsi="仿宋_GB2312" w:cs="仿宋_GB2312"/>
          <w:b w:val="0"/>
          <w:bCs w:val="0"/>
          <w:lang w:val="en-US" w:eastAsia="zh-CN"/>
        </w:rPr>
      </w:pPr>
      <w:r>
        <w:rPr>
          <w:rFonts w:hint="eastAsia" w:ascii="仿宋_GB2312" w:hAnsi="仿宋_GB2312" w:eastAsia="仿宋_GB2312" w:cs="仿宋_GB2312"/>
          <w:b/>
          <w:bCs/>
          <w:lang w:val="en-US" w:eastAsia="zh-CN"/>
        </w:rPr>
        <w:t>（3）</w:t>
      </w:r>
      <w:r>
        <w:rPr>
          <w:rFonts w:hint="eastAsia" w:hAnsi="仿宋_GB2312" w:cs="仿宋_GB2312"/>
          <w:b/>
          <w:bCs/>
          <w:lang w:val="en-US" w:eastAsia="zh-CN"/>
        </w:rPr>
        <w:t>推进网络安全和数字福建建设。</w:t>
      </w:r>
      <w:r>
        <w:rPr>
          <w:rFonts w:hint="eastAsia" w:hAnsi="仿宋_GB2312" w:cs="仿宋_GB2312"/>
          <w:b w:val="0"/>
          <w:bCs w:val="0"/>
          <w:lang w:val="en-US" w:eastAsia="zh-CN"/>
        </w:rPr>
        <w:t>开展网络安全工作责任制检查，办好第六届数字中国建设峰会和2023年国家网络安全宣传周活动，全面提升信息惠民为民水平，以信息化推进中国式现代化。</w:t>
      </w:r>
      <w:r>
        <w:rPr>
          <w:rFonts w:hint="eastAsia" w:ascii="楷体" w:hAnsi="楷体" w:eastAsia="楷体" w:cs="楷体"/>
          <w:lang w:val="en-US" w:eastAsia="zh-CN"/>
        </w:rPr>
        <w:t>（责任单位：信息化处、网安处）</w:t>
      </w:r>
    </w:p>
    <w:p>
      <w:pPr>
        <w:bidi w:val="0"/>
        <w:ind w:firstLine="632" w:firstLineChars="200"/>
        <w:rPr>
          <w:rFonts w:hint="eastAsia" w:ascii="楷体" w:hAnsi="楷体" w:eastAsia="楷体" w:cs="楷体"/>
          <w:lang w:val="en-US" w:eastAsia="zh-CN"/>
        </w:rPr>
      </w:pPr>
      <w:r>
        <w:rPr>
          <w:rFonts w:hint="eastAsia" w:ascii="楷体" w:hAnsi="楷体" w:eastAsia="楷体" w:cs="楷体"/>
          <w:lang w:val="en-US" w:eastAsia="zh-CN"/>
        </w:rPr>
        <w:t>2.组织开展“新风正气进基层”示范活动。</w:t>
      </w:r>
      <w:r>
        <w:rPr>
          <w:rFonts w:hint="eastAsia" w:ascii="仿宋_GB2312" w:hAnsi="仿宋_GB2312" w:eastAsia="仿宋_GB2312" w:cs="仿宋_GB2312"/>
          <w:lang w:val="en-US" w:eastAsia="zh-CN"/>
        </w:rPr>
        <w:t>在本级带系统方面进一步发力，积极发动全省网信系统开展“名片”展播活动，进一步提升省市县三级网信部门的廉洁文化建设水平。</w:t>
      </w:r>
      <w:r>
        <w:rPr>
          <w:rFonts w:hint="eastAsia" w:ascii="楷体" w:hAnsi="楷体" w:eastAsia="楷体" w:cs="楷体"/>
          <w:lang w:val="en-US" w:eastAsia="zh-CN"/>
        </w:rPr>
        <w:t>（责任单位：机关纪委、传播处）</w:t>
      </w:r>
    </w:p>
    <w:p>
      <w:pPr>
        <w:bidi w:val="0"/>
        <w:ind w:firstLine="632" w:firstLineChars="200"/>
        <w:rPr>
          <w:rFonts w:hint="eastAsia" w:ascii="楷体" w:hAnsi="楷体" w:eastAsia="楷体" w:cs="楷体"/>
          <w:lang w:val="en-US" w:eastAsia="zh-CN"/>
        </w:rPr>
      </w:pPr>
      <w:r>
        <w:rPr>
          <w:rFonts w:hint="eastAsia" w:ascii="楷体" w:hAnsi="楷体" w:eastAsia="楷体" w:cs="楷体"/>
          <w:lang w:val="en-US" w:eastAsia="zh-CN"/>
        </w:rPr>
        <w:t>3.深入开展“岗位践新风”系列活动。</w:t>
      </w:r>
      <w:r>
        <w:rPr>
          <w:rFonts w:hint="eastAsia" w:ascii="仿宋_GB2312" w:hAnsi="仿宋_GB2312" w:eastAsia="仿宋_GB2312" w:cs="仿宋_GB2312"/>
          <w:lang w:val="en-US" w:eastAsia="zh-CN"/>
        </w:rPr>
        <w:t>机关工会、妇委会、团支部以及工人先锋号、青年文明岗、三八红旗集体、党员先锋岗发挥引领带动作用，设计出1-2个具有网信行业特色、具体可行的创建活动和创新争先项目，以向善向上机关文化、家风家教建设带动建设机关文明风尚、新风正气。</w:t>
      </w:r>
      <w:r>
        <w:rPr>
          <w:rFonts w:hint="eastAsia" w:ascii="楷体" w:hAnsi="楷体" w:eastAsia="楷体" w:cs="楷体"/>
          <w:lang w:val="en-US" w:eastAsia="zh-CN"/>
        </w:rPr>
        <w:t>（责任单位：机关工会、妇委会、团支部、工人先锋号、三八红旗集体、青年文明岗、党员先锋岗等）</w:t>
      </w:r>
    </w:p>
    <w:p>
      <w:pPr>
        <w:bidi w:val="0"/>
        <w:ind w:firstLine="632" w:firstLineChars="200"/>
        <w:rPr>
          <w:rFonts w:hint="eastAsia" w:ascii="楷体" w:hAnsi="楷体" w:eastAsia="楷体" w:cs="楷体"/>
          <w:lang w:val="en-US" w:eastAsia="zh-CN"/>
        </w:rPr>
      </w:pPr>
      <w:r>
        <w:rPr>
          <w:rFonts w:hint="eastAsia" w:ascii="楷体" w:hAnsi="楷体" w:eastAsia="楷体" w:cs="楷体"/>
          <w:lang w:val="en-US" w:eastAsia="zh-CN"/>
        </w:rPr>
        <w:t>4.认真落实为民办实事项目。</w:t>
      </w:r>
      <w:r>
        <w:rPr>
          <w:rFonts w:hint="eastAsia" w:ascii="仿宋_GB2312" w:hAnsi="仿宋_GB2312" w:eastAsia="仿宋_GB2312" w:cs="仿宋_GB2312"/>
          <w:lang w:val="en-US" w:eastAsia="zh-CN"/>
        </w:rPr>
        <w:t>紧扣当前工作难点和群众反应强烈的热点焦点问题，围绕“做人民满意的公务员”“我的岗位我负责，我的工作请放心”等活动载体，在“我为群众办实事”过程中亮出服务清单，常态化开展岗位学雷锋志愿服务活动，深化“近邻党建”工作，切实解决群众实际困难，让人民群众切实感受到“名片”践行工作的力度和为民办实事的温度。</w:t>
      </w:r>
      <w:r>
        <w:rPr>
          <w:rFonts w:hint="eastAsia" w:ascii="楷体" w:hAnsi="楷体" w:eastAsia="楷体" w:cs="楷体"/>
          <w:lang w:val="en-US" w:eastAsia="zh-CN"/>
        </w:rPr>
        <w:t>（责任单位：各处室、直属事业单位、闽盾公司）</w:t>
      </w:r>
    </w:p>
    <w:p>
      <w:pPr>
        <w:bidi w:val="0"/>
        <w:ind w:firstLine="632" w:firstLineChars="200"/>
        <w:rPr>
          <w:rFonts w:hint="eastAsia" w:ascii="楷体" w:hAnsi="楷体" w:eastAsia="楷体" w:cs="楷体"/>
          <w:lang w:val="en-US" w:eastAsia="zh-CN"/>
        </w:rPr>
      </w:pPr>
      <w:r>
        <w:rPr>
          <w:rFonts w:hint="eastAsia" w:ascii="楷体" w:hAnsi="楷体" w:eastAsia="楷体" w:cs="楷体"/>
          <w:lang w:val="en-US" w:eastAsia="zh-CN"/>
        </w:rPr>
        <w:t>5.鼓励干部职工在新时代敢担当善作为。</w:t>
      </w:r>
      <w:r>
        <w:rPr>
          <w:rFonts w:hint="eastAsia" w:ascii="仿宋_GB2312" w:hAnsi="仿宋_GB2312" w:eastAsia="仿宋_GB2312" w:cs="仿宋_GB2312"/>
          <w:lang w:val="en-US" w:eastAsia="zh-CN"/>
        </w:rPr>
        <w:t>组织开展“新时代新征程新伟业”等宣传教育，激励广大干部职工树牢“争”的意识，勇于担当作为。认真贯彻落实容错纠错制度，认真落实“三个区分开来”，严厉打击诬告陷害、乱告状等行为，积极营造良好的发展环境。</w:t>
      </w:r>
      <w:r>
        <w:rPr>
          <w:rFonts w:hint="eastAsia" w:ascii="楷体" w:hAnsi="楷体" w:eastAsia="楷体" w:cs="楷体"/>
          <w:lang w:val="en-US" w:eastAsia="zh-CN"/>
        </w:rPr>
        <w:t>（责任单位：机关党委、机关纪委）</w:t>
      </w:r>
    </w:p>
    <w:p>
      <w:pPr>
        <w:bidi w:val="0"/>
        <w:ind w:firstLine="632" w:firstLineChars="200"/>
        <w:rPr>
          <w:rFonts w:hint="eastAsia" w:ascii="黑体" w:hAnsi="黑体" w:eastAsia="黑体" w:cs="黑体"/>
          <w:lang w:val="en-US" w:eastAsia="zh-CN"/>
        </w:rPr>
      </w:pPr>
      <w:r>
        <w:rPr>
          <w:rFonts w:hint="eastAsia" w:ascii="黑体" w:hAnsi="黑体" w:eastAsia="黑体" w:cs="黑体"/>
          <w:lang w:val="en-US" w:eastAsia="zh-CN"/>
        </w:rPr>
        <w:t>三、工作要求</w:t>
      </w:r>
    </w:p>
    <w:p>
      <w:pPr>
        <w:bidi w:val="0"/>
        <w:ind w:firstLine="632" w:firstLineChars="200"/>
        <w:rPr>
          <w:rFonts w:hint="eastAsia" w:ascii="仿宋_GB2312" w:hAnsi="仿宋_GB2312" w:eastAsia="仿宋_GB2312" w:cs="仿宋_GB2312"/>
          <w:lang w:val="en-US" w:eastAsia="zh-CN"/>
        </w:rPr>
      </w:pPr>
      <w:r>
        <w:rPr>
          <w:rFonts w:hint="eastAsia" w:ascii="楷体" w:hAnsi="楷体" w:eastAsia="楷体" w:cs="楷体"/>
          <w:lang w:val="en-US" w:eastAsia="zh-CN"/>
        </w:rPr>
        <w:t>1.强化责任落实。</w:t>
      </w:r>
      <w:r>
        <w:rPr>
          <w:rFonts w:hint="eastAsia" w:ascii="仿宋_GB2312" w:hAnsi="仿宋_GB2312" w:eastAsia="仿宋_GB2312" w:cs="仿宋_GB2312"/>
          <w:lang w:val="en-US" w:eastAsia="zh-CN"/>
        </w:rPr>
        <w:t>省直机关工委要求把福建“名片”活动纳入文明单位测评内容，各党支部要把“名片”践行活动摆上重要议事日程，要设计具有网信特色的创建活动，做好日常活动方案、现场实景图片的归档，迅速部署、落细落实、及时总结，确保认识到位、领导到位、责任到位，确保“名片”践行活动圆满完成，并及时向机关党委（文明办）报送活动进展，认真总结提升工作成效。</w:t>
      </w:r>
    </w:p>
    <w:p>
      <w:pPr>
        <w:bidi w:val="0"/>
        <w:ind w:firstLine="632" w:firstLineChars="200"/>
        <w:rPr>
          <w:rFonts w:hint="eastAsia" w:ascii="仿宋_GB2312" w:hAnsi="仿宋_GB2312" w:eastAsia="仿宋_GB2312" w:cs="仿宋_GB2312"/>
          <w:lang w:val="en-US" w:eastAsia="zh-CN"/>
        </w:rPr>
      </w:pPr>
      <w:r>
        <w:rPr>
          <w:rFonts w:hint="eastAsia" w:ascii="楷体" w:hAnsi="楷体" w:eastAsia="楷体" w:cs="楷体"/>
          <w:lang w:val="en-US" w:eastAsia="zh-CN"/>
        </w:rPr>
        <w:t>2.做好宣传展示。</w:t>
      </w:r>
      <w:r>
        <w:rPr>
          <w:rFonts w:hint="eastAsia" w:ascii="仿宋_GB2312" w:hAnsi="仿宋_GB2312" w:eastAsia="仿宋_GB2312" w:cs="仿宋_GB2312"/>
          <w:lang w:val="en-US" w:eastAsia="zh-CN"/>
        </w:rPr>
        <w:t>发挥网络传播阵地优势，机关党委和传播处要加大对“名片”践行活动的宣传力度，对活动的目的意义，主要内容、涌现的先进典型、好经验好做法，及时在“网信福建”公众号、福建网信网刊发报道。同时，在办公场所宣传栏、LED屏等进行集中展示，强化宣传效果，形成机关涵养新风正气的浓厚氛围。</w:t>
      </w:r>
    </w:p>
    <w:p>
      <w:pPr>
        <w:bidi w:val="0"/>
        <w:ind w:firstLine="632" w:firstLineChars="200"/>
        <w:rPr>
          <w:rFonts w:hint="eastAsia" w:ascii="仿宋_GB2312" w:hAnsi="仿宋_GB2312" w:eastAsia="仿宋_GB2312" w:cs="仿宋_GB2312"/>
          <w:lang w:val="en-US" w:eastAsia="zh-CN"/>
        </w:rPr>
      </w:pPr>
      <w:r>
        <w:rPr>
          <w:rFonts w:hint="eastAsia" w:ascii="楷体" w:hAnsi="楷体" w:eastAsia="楷体" w:cs="楷体"/>
          <w:lang w:val="en-US" w:eastAsia="zh-CN"/>
        </w:rPr>
        <w:t>3.建立常态化工作机制。</w:t>
      </w:r>
      <w:r>
        <w:rPr>
          <w:rFonts w:hint="eastAsia" w:ascii="仿宋_GB2312" w:hAnsi="仿宋_GB2312" w:eastAsia="仿宋_GB2312" w:cs="仿宋_GB2312"/>
          <w:lang w:val="en-US" w:eastAsia="zh-CN"/>
        </w:rPr>
        <w:t>强化“任务到岗、责任到人、全程监督、奖惩到位”的工作机制，加大跟踪督查、情况通报、落实反馈力度，不断提升工作效能。机关纪委要按照省纪委十一届三次全会部署和驻部纪检组的工作要求，立足职能职责，运用“知、督、促”工作机制，持续监督推动“名片”践行活动有效开展。</w:t>
      </w:r>
    </w:p>
    <w:p>
      <w:pPr>
        <w:bidi w:val="0"/>
        <w:rPr>
          <w:rFonts w:hint="eastAsia" w:ascii="仿宋_GB2312" w:hAnsi="仿宋_GB2312" w:eastAsia="仿宋_GB2312" w:cs="仿宋_GB2312"/>
          <w:lang w:val="en-US" w:eastAsia="zh-CN"/>
        </w:rPr>
      </w:pPr>
    </w:p>
    <w:p>
      <w:pPr>
        <w:bidi w:val="0"/>
        <w:ind w:firstLine="632" w:firstLineChars="2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附件：第1批“存正心、守正道、养正气”新风正气福建“名片”宣传教育示范点名单</w:t>
      </w:r>
    </w:p>
    <w:p>
      <w:pPr>
        <w:bidi w:val="0"/>
        <w:rPr>
          <w:rFonts w:hint="eastAsia" w:ascii="仿宋_GB2312" w:hAnsi="仿宋_GB2312" w:eastAsia="仿宋_GB2312" w:cs="仿宋_GB2312"/>
          <w:lang w:val="en-US" w:eastAsia="zh-CN"/>
        </w:rPr>
      </w:pPr>
    </w:p>
    <w:p>
      <w:pPr>
        <w:bidi w:val="0"/>
        <w:rPr>
          <w:rFonts w:hint="eastAsia" w:ascii="仿宋_GB2312" w:hAnsi="仿宋_GB2312" w:eastAsia="仿宋_GB2312" w:cs="仿宋_GB2312"/>
          <w:lang w:val="en-US" w:eastAsia="zh-CN"/>
        </w:rPr>
      </w:pPr>
    </w:p>
    <w:p>
      <w:pPr>
        <w:bidi w:val="0"/>
        <w:rPr>
          <w:rFonts w:hint="eastAsia" w:hAnsi="仿宋_GB2312" w:cs="仿宋_GB2312"/>
          <w:lang w:val="en-US" w:eastAsia="zh-CN"/>
        </w:rPr>
      </w:pPr>
      <w:r>
        <w:rPr>
          <w:rFonts w:hint="eastAsia" w:hAnsi="仿宋_GB2312" w:cs="仿宋_GB2312"/>
          <w:lang w:val="en-US" w:eastAsia="zh-CN"/>
        </w:rPr>
        <w:t xml:space="preserve">                                      机关党委</w:t>
      </w:r>
    </w:p>
    <w:p>
      <w:pPr>
        <w:bidi w:val="0"/>
        <w:rPr>
          <w:rFonts w:hint="eastAsia" w:hAnsi="仿宋_GB2312" w:cs="仿宋_GB2312"/>
          <w:lang w:val="en-US" w:eastAsia="zh-CN"/>
        </w:rPr>
      </w:pPr>
      <w:r>
        <w:rPr>
          <w:rFonts w:hint="eastAsia" w:hAnsi="仿宋_GB2312" w:cs="仿宋_GB2312"/>
          <w:lang w:val="en-US" w:eastAsia="zh-CN"/>
        </w:rPr>
        <w:t xml:space="preserve">                                    2023年5月  日</w:t>
      </w: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hAnsi="仿宋_GB2312" w:cs="仿宋_GB2312"/>
          <w:lang w:val="en-US" w:eastAsia="zh-CN"/>
        </w:rPr>
      </w:pPr>
    </w:p>
    <w:p>
      <w:pPr>
        <w:bidi w:val="0"/>
        <w:rPr>
          <w:rFonts w:hint="eastAsia" w:ascii="黑体" w:hAnsi="黑体" w:eastAsia="黑体" w:cs="黑体"/>
          <w:lang w:val="en-US" w:eastAsia="zh-CN"/>
        </w:rPr>
      </w:pPr>
      <w:r>
        <w:rPr>
          <w:rFonts w:hint="eastAsia" w:ascii="黑体" w:hAnsi="黑体" w:eastAsia="黑体" w:cs="黑体"/>
          <w:lang w:val="en-US" w:eastAsia="zh-CN"/>
        </w:rPr>
        <w:t>附件</w:t>
      </w:r>
    </w:p>
    <w:p>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CESI小标宋-GB2312" w:hAnsi="CESI小标宋-GB2312" w:eastAsia="CESI小标宋-GB2312" w:cs="CESI小标宋-GB2312"/>
          <w:sz w:val="44"/>
          <w:szCs w:val="44"/>
          <w:lang w:val="en-US" w:eastAsia="zh-CN"/>
        </w:rPr>
      </w:pPr>
      <w:r>
        <w:rPr>
          <w:rFonts w:hint="eastAsia" w:ascii="CESI小标宋-GB2312" w:hAnsi="CESI小标宋-GB2312" w:eastAsia="CESI小标宋-GB2312" w:cs="CESI小标宋-GB2312"/>
          <w:sz w:val="44"/>
          <w:szCs w:val="44"/>
          <w:lang w:val="en-US" w:eastAsia="zh-CN"/>
        </w:rPr>
        <w:t>第一批“存正心、守正道、养正气”新风正气</w:t>
      </w:r>
    </w:p>
    <w:p>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CESI小标宋-GB2312" w:hAnsi="CESI小标宋-GB2312" w:eastAsia="CESI小标宋-GB2312" w:cs="CESI小标宋-GB2312"/>
          <w:sz w:val="44"/>
          <w:szCs w:val="44"/>
          <w:lang w:val="en-US" w:eastAsia="zh-CN"/>
        </w:rPr>
      </w:pPr>
      <w:r>
        <w:rPr>
          <w:rFonts w:hint="eastAsia" w:ascii="CESI小标宋-GB2312" w:hAnsi="CESI小标宋-GB2312" w:eastAsia="CESI小标宋-GB2312" w:cs="CESI小标宋-GB2312"/>
          <w:sz w:val="44"/>
          <w:szCs w:val="44"/>
          <w:lang w:val="en-US" w:eastAsia="zh-CN"/>
        </w:rPr>
        <w:t>福建“名片”宣传教育示范点名单</w:t>
      </w:r>
    </w:p>
    <w:p>
      <w:pPr>
        <w:bidi w:val="0"/>
        <w:rPr>
          <w:rFonts w:hint="default" w:hAnsi="仿宋_GB2312" w:cs="仿宋_GB2312"/>
          <w:lang w:val="en-US" w:eastAsia="zh-CN"/>
        </w:rPr>
      </w:pPr>
    </w:p>
    <w:p>
      <w:pPr>
        <w:bidi w:val="0"/>
        <w:ind w:firstLine="632" w:firstLineChars="200"/>
        <w:rPr>
          <w:rFonts w:hint="eastAsia" w:ascii="黑体" w:hAnsi="黑体" w:eastAsia="黑体" w:cs="黑体"/>
          <w:lang w:val="en-US" w:eastAsia="zh-CN"/>
        </w:rPr>
      </w:pPr>
      <w:r>
        <w:rPr>
          <w:rFonts w:hint="eastAsia" w:ascii="黑体" w:hAnsi="黑体" w:eastAsia="黑体" w:cs="黑体"/>
          <w:lang w:val="en-US" w:eastAsia="zh-CN"/>
        </w:rPr>
        <w:t>一、市级示范点</w:t>
      </w:r>
    </w:p>
    <w:p>
      <w:pPr>
        <w:bidi w:val="0"/>
        <w:ind w:firstLine="632" w:firstLineChars="200"/>
        <w:rPr>
          <w:rFonts w:hint="default" w:hAnsi="仿宋_GB2312" w:cs="仿宋_GB2312"/>
          <w:lang w:val="en-US" w:eastAsia="zh-CN"/>
        </w:rPr>
      </w:pPr>
      <w:r>
        <w:rPr>
          <w:rFonts w:hint="default" w:hAnsi="仿宋_GB2312" w:cs="仿宋_GB2312"/>
          <w:lang w:val="en-US" w:eastAsia="zh-CN"/>
        </w:rPr>
        <w:t>1.福州市三坊七巷名人家风家训馆</w:t>
      </w:r>
    </w:p>
    <w:p>
      <w:pPr>
        <w:bidi w:val="0"/>
        <w:ind w:firstLine="632" w:firstLineChars="200"/>
        <w:rPr>
          <w:rFonts w:hint="default" w:hAnsi="仿宋_GB2312" w:cs="仿宋_GB2312"/>
          <w:lang w:val="en-US" w:eastAsia="zh-CN"/>
        </w:rPr>
      </w:pPr>
      <w:r>
        <w:rPr>
          <w:rFonts w:hint="default" w:hAnsi="仿宋_GB2312" w:cs="仿宋_GB2312"/>
          <w:lang w:val="en-US" w:eastAsia="zh-CN"/>
        </w:rPr>
        <w:t>2.厦门市纪委监委“清风传家”志愿服务基地</w:t>
      </w:r>
    </w:p>
    <w:p>
      <w:pPr>
        <w:bidi w:val="0"/>
        <w:ind w:firstLine="632" w:firstLineChars="200"/>
        <w:rPr>
          <w:rFonts w:hint="default" w:hAnsi="仿宋_GB2312" w:cs="仿宋_GB2312"/>
          <w:lang w:val="en-US" w:eastAsia="zh-CN"/>
        </w:rPr>
      </w:pPr>
      <w:r>
        <w:rPr>
          <w:rFonts w:hint="default" w:hAnsi="仿宋_GB2312" w:cs="仿宋_GB2312"/>
          <w:lang w:val="en-US" w:eastAsia="zh-CN"/>
        </w:rPr>
        <w:t>3.泉州市三朝巷</w:t>
      </w:r>
    </w:p>
    <w:p>
      <w:pPr>
        <w:bidi w:val="0"/>
        <w:ind w:firstLine="632" w:firstLineChars="200"/>
        <w:rPr>
          <w:rFonts w:hint="default" w:hAnsi="仿宋_GB2312" w:cs="仿宋_GB2312"/>
          <w:lang w:val="en-US" w:eastAsia="zh-CN"/>
        </w:rPr>
      </w:pPr>
      <w:r>
        <w:rPr>
          <w:rFonts w:hint="default" w:hAnsi="仿宋_GB2312" w:cs="仿宋_GB2312"/>
          <w:lang w:val="en-US" w:eastAsia="zh-CN"/>
        </w:rPr>
        <w:t>4.龙岩市新时代文明实践红古田基地</w:t>
      </w:r>
    </w:p>
    <w:p>
      <w:pPr>
        <w:bidi w:val="0"/>
        <w:ind w:firstLine="632" w:firstLineChars="200"/>
        <w:rPr>
          <w:rFonts w:hint="default" w:hAnsi="仿宋_GB2312" w:cs="仿宋_GB2312"/>
          <w:lang w:val="en-US" w:eastAsia="zh-CN"/>
        </w:rPr>
      </w:pPr>
      <w:r>
        <w:rPr>
          <w:rFonts w:hint="default" w:hAnsi="仿宋_GB2312" w:cs="仿宋_GB2312"/>
          <w:lang w:val="en-US" w:eastAsia="zh-CN"/>
        </w:rPr>
        <w:t>5.宁德市蔡威事迹展陈馆</w:t>
      </w:r>
    </w:p>
    <w:p>
      <w:pPr>
        <w:bidi w:val="0"/>
        <w:ind w:firstLine="632" w:firstLineChars="200"/>
        <w:rPr>
          <w:rFonts w:hint="eastAsia" w:ascii="黑体" w:hAnsi="黑体" w:eastAsia="黑体" w:cs="黑体"/>
          <w:lang w:val="en-US" w:eastAsia="zh-CN"/>
        </w:rPr>
      </w:pPr>
      <w:r>
        <w:rPr>
          <w:rFonts w:hint="eastAsia" w:ascii="黑体" w:hAnsi="黑体" w:eastAsia="黑体" w:cs="黑体"/>
          <w:lang w:val="en-US" w:eastAsia="zh-CN"/>
        </w:rPr>
        <w:t>二、县区级示范点</w:t>
      </w:r>
    </w:p>
    <w:p>
      <w:pPr>
        <w:bidi w:val="0"/>
        <w:ind w:firstLine="632" w:firstLineChars="200"/>
        <w:rPr>
          <w:rFonts w:hint="default" w:hAnsi="仿宋_GB2312" w:cs="仿宋_GB2312"/>
          <w:lang w:val="en-US" w:eastAsia="zh-CN"/>
        </w:rPr>
      </w:pPr>
      <w:r>
        <w:rPr>
          <w:rFonts w:hint="default" w:hAnsi="仿宋_GB2312" w:cs="仿宋_GB2312"/>
          <w:lang w:val="en-US" w:eastAsia="zh-CN"/>
        </w:rPr>
        <w:t>1.福州市晋安区新时代文明实践中心</w:t>
      </w:r>
    </w:p>
    <w:p>
      <w:pPr>
        <w:bidi w:val="0"/>
        <w:ind w:firstLine="632" w:firstLineChars="200"/>
        <w:rPr>
          <w:rFonts w:hint="default" w:hAnsi="仿宋_GB2312" w:cs="仿宋_GB2312"/>
          <w:lang w:val="en-US" w:eastAsia="zh-CN"/>
        </w:rPr>
      </w:pPr>
      <w:r>
        <w:rPr>
          <w:rFonts w:hint="default" w:hAnsi="仿宋_GB2312" w:cs="仿宋_GB2312"/>
          <w:lang w:val="en-US" w:eastAsia="zh-CN"/>
        </w:rPr>
        <w:t>2.福州市台江区古田会馆</w:t>
      </w:r>
    </w:p>
    <w:p>
      <w:pPr>
        <w:bidi w:val="0"/>
        <w:ind w:firstLine="632" w:firstLineChars="200"/>
        <w:rPr>
          <w:rFonts w:hint="default" w:hAnsi="仿宋_GB2312" w:cs="仿宋_GB2312"/>
          <w:lang w:val="en-US" w:eastAsia="zh-CN"/>
        </w:rPr>
      </w:pPr>
      <w:r>
        <w:rPr>
          <w:rFonts w:hint="default" w:hAnsi="仿宋_GB2312" w:cs="仿宋_GB2312"/>
          <w:lang w:val="en-US" w:eastAsia="zh-CN"/>
        </w:rPr>
        <w:t>3.厦门市思明区新时代文明实践中心</w:t>
      </w:r>
    </w:p>
    <w:p>
      <w:pPr>
        <w:bidi w:val="0"/>
        <w:ind w:firstLine="632" w:firstLineChars="200"/>
        <w:rPr>
          <w:rFonts w:hint="default" w:hAnsi="仿宋_GB2312" w:cs="仿宋_GB2312"/>
          <w:lang w:val="en-US" w:eastAsia="zh-CN"/>
        </w:rPr>
      </w:pPr>
      <w:r>
        <w:rPr>
          <w:rFonts w:hint="default" w:hAnsi="仿宋_GB2312" w:cs="仿宋_GB2312"/>
          <w:lang w:val="en-US" w:eastAsia="zh-CN"/>
        </w:rPr>
        <w:t>4.厦门市湖里区家规家训馆</w:t>
      </w:r>
    </w:p>
    <w:p>
      <w:pPr>
        <w:bidi w:val="0"/>
        <w:ind w:firstLine="632" w:firstLineChars="200"/>
        <w:rPr>
          <w:rFonts w:hint="default" w:hAnsi="仿宋_GB2312" w:cs="仿宋_GB2312"/>
          <w:lang w:val="en-US" w:eastAsia="zh-CN"/>
        </w:rPr>
      </w:pPr>
      <w:r>
        <w:rPr>
          <w:rFonts w:hint="default" w:hAnsi="仿宋_GB2312" w:cs="仿宋_GB2312"/>
          <w:lang w:val="en-US" w:eastAsia="zh-CN"/>
        </w:rPr>
        <w:t>5.泉州市晋江市五店市家风家训馆</w:t>
      </w:r>
    </w:p>
    <w:p>
      <w:pPr>
        <w:bidi w:val="0"/>
        <w:ind w:firstLine="632" w:firstLineChars="200"/>
        <w:rPr>
          <w:rFonts w:hint="default" w:hAnsi="仿宋_GB2312" w:cs="仿宋_GB2312"/>
          <w:lang w:val="en-US" w:eastAsia="zh-CN"/>
        </w:rPr>
      </w:pPr>
      <w:r>
        <w:rPr>
          <w:rFonts w:hint="default" w:hAnsi="仿宋_GB2312" w:cs="仿宋_GB2312"/>
          <w:lang w:val="en-US" w:eastAsia="zh-CN"/>
        </w:rPr>
        <w:t>6.泉州市泉港区南埔镇惠屿村</w:t>
      </w:r>
    </w:p>
    <w:p>
      <w:pPr>
        <w:bidi w:val="0"/>
        <w:ind w:firstLine="632" w:firstLineChars="200"/>
        <w:rPr>
          <w:rFonts w:hint="default" w:hAnsi="仿宋_GB2312" w:cs="仿宋_GB2312"/>
          <w:lang w:val="en-US" w:eastAsia="zh-CN"/>
        </w:rPr>
      </w:pPr>
      <w:r>
        <w:rPr>
          <w:rFonts w:hint="default" w:hAnsi="仿宋_GB2312" w:cs="仿宋_GB2312"/>
          <w:lang w:val="en-US" w:eastAsia="zh-CN"/>
        </w:rPr>
        <w:t>7.龙岩市永定区客家家训馆</w:t>
      </w:r>
    </w:p>
    <w:p>
      <w:pPr>
        <w:bidi w:val="0"/>
        <w:ind w:firstLine="632" w:firstLineChars="200"/>
        <w:rPr>
          <w:rFonts w:hint="default" w:hAnsi="仿宋_GB2312" w:cs="仿宋_GB2312"/>
          <w:lang w:val="en-US" w:eastAsia="zh-CN"/>
        </w:rPr>
      </w:pPr>
      <w:r>
        <w:rPr>
          <w:rFonts w:hint="default" w:hAnsi="仿宋_GB2312" w:cs="仿宋_GB2312"/>
          <w:lang w:val="en-US" w:eastAsia="zh-CN"/>
        </w:rPr>
        <w:t>8.龙岩市漳平市台湾农民创业园区新时代文明实践基地</w:t>
      </w:r>
    </w:p>
    <w:p>
      <w:pPr>
        <w:bidi w:val="0"/>
        <w:ind w:firstLine="632" w:firstLineChars="200"/>
        <w:rPr>
          <w:rFonts w:hint="default" w:hAnsi="仿宋_GB2312" w:cs="仿宋_GB2312"/>
          <w:lang w:val="en-US" w:eastAsia="zh-CN"/>
        </w:rPr>
      </w:pPr>
      <w:r>
        <w:rPr>
          <w:rFonts w:hint="default" w:hAnsi="仿宋_GB2312" w:cs="仿宋_GB2312"/>
          <w:lang w:val="en-US" w:eastAsia="zh-CN"/>
        </w:rPr>
        <w:t>9.宁德市福鼎市硖门畲族乡柏洋村</w:t>
      </w:r>
    </w:p>
    <w:p>
      <w:pPr>
        <w:bidi w:val="0"/>
        <w:ind w:firstLine="632" w:firstLineChars="200"/>
        <w:rPr>
          <w:rFonts w:hint="eastAsia" w:ascii="仿宋_GB2312" w:hAnsi="仿宋_GB2312" w:eastAsia="仿宋_GB2312" w:cs="仿宋_GB2312"/>
          <w:lang w:val="en-US" w:eastAsia="zh-CN"/>
        </w:rPr>
      </w:pPr>
      <w:r>
        <w:rPr>
          <w:rFonts w:hint="default" w:hAnsi="仿宋_GB2312" w:cs="仿宋_GB2312"/>
          <w:lang w:val="en-US" w:eastAsia="zh-CN"/>
        </w:rPr>
        <w:t>10.宁德市寿宁县难忘下党学习基地</w:t>
      </w:r>
    </w:p>
    <w:sectPr>
      <w:footerReference r:id="rId3" w:type="default"/>
      <w:footerReference r:id="rId4" w:type="even"/>
      <w:pgSz w:w="11906" w:h="16838"/>
      <w:pgMar w:top="1985" w:right="1531" w:bottom="1814" w:left="1531" w:header="851" w:footer="1531" w:gutter="0"/>
      <w:cols w:space="720" w:num="1"/>
      <w:docGrid w:type="linesAndChars" w:linePitch="592"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CESI小标宋-GB2312">
    <w:altName w:val="方正小标宋简体"/>
    <w:panose1 w:val="02000500000000000000"/>
    <w:charset w:val="86"/>
    <w:family w:val="auto"/>
    <w:pitch w:val="default"/>
    <w:sig w:usb0="00000000" w:usb1="00000000" w:usb2="00000010" w:usb3="00000000" w:csb0="0004000F" w:csb1="00000000"/>
  </w:font>
  <w:font w:name="楷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1702" w:wrap="around" w:vAnchor="text" w:hAnchor="margin" w:xAlign="outside" w:y="9"/>
      <w:jc w:val="center"/>
      <w:rPr>
        <w:rStyle w:val="10"/>
        <w:rFonts w:hint="eastAsia" w:ascii="宋体" w:hAnsi="宋体" w:eastAsia="宋体"/>
        <w:sz w:val="28"/>
        <w:szCs w:val="28"/>
      </w:rPr>
    </w:pPr>
    <w:r>
      <w:rPr>
        <w:rStyle w:val="10"/>
        <w:rFonts w:hint="eastAsia" w:ascii="宋体" w:hAnsi="宋体" w:eastAsia="宋体"/>
        <w:sz w:val="28"/>
        <w:szCs w:val="28"/>
      </w:rPr>
      <w:t xml:space="preserve">— </w:t>
    </w:r>
    <w:r>
      <w:rPr>
        <w:rFonts w:ascii="宋体" w:hAnsi="宋体" w:eastAsia="宋体"/>
        <w:sz w:val="28"/>
        <w:szCs w:val="28"/>
      </w:rPr>
      <w:fldChar w:fldCharType="begin"/>
    </w:r>
    <w:r>
      <w:rPr>
        <w:rStyle w:val="10"/>
        <w:rFonts w:ascii="宋体" w:hAnsi="宋体" w:eastAsia="宋体"/>
        <w:sz w:val="28"/>
        <w:szCs w:val="28"/>
      </w:rPr>
      <w:instrText xml:space="preserve">PAGE  </w:instrText>
    </w:r>
    <w:r>
      <w:rPr>
        <w:rFonts w:ascii="宋体" w:hAnsi="宋体" w:eastAsia="宋体"/>
        <w:sz w:val="28"/>
        <w:szCs w:val="28"/>
      </w:rPr>
      <w:fldChar w:fldCharType="separate"/>
    </w:r>
    <w:r>
      <w:rPr>
        <w:rStyle w:val="10"/>
        <w:rFonts w:ascii="宋体" w:hAnsi="宋体" w:eastAsia="宋体"/>
        <w:sz w:val="28"/>
        <w:szCs w:val="28"/>
      </w:rPr>
      <w:t>1</w:t>
    </w:r>
    <w:r>
      <w:rPr>
        <w:rFonts w:ascii="宋体" w:hAnsi="宋体" w:eastAsia="宋体"/>
        <w:sz w:val="28"/>
        <w:szCs w:val="28"/>
      </w:rPr>
      <w:fldChar w:fldCharType="end"/>
    </w:r>
    <w:r>
      <w:rPr>
        <w:rStyle w:val="10"/>
        <w:rFonts w:hint="eastAsia" w:ascii="宋体" w:hAnsi="宋体" w:eastAsia="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10"/>
      </w:rPr>
    </w:pPr>
    <w:r>
      <w:fldChar w:fldCharType="begin"/>
    </w:r>
    <w:r>
      <w:rPr>
        <w:rStyle w:val="10"/>
      </w:rPr>
      <w:instrText xml:space="preserve">PAGE  </w:instrText>
    </w:r>
    <w:r>
      <w:fldChar w:fldCharType="end"/>
    </w:r>
  </w:p>
  <w:p>
    <w:pPr>
      <w:pStyle w:val="4"/>
      <w:ind w:right="360" w:firstLine="360"/>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朝辉">
    <w15:presenceInfo w15:providerId="None" w15:userId="张朝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trackRevisions w:val="1"/>
  <w:documentProtection w:enforcement="0"/>
  <w:defaultTabStop w:val="420"/>
  <w:hyphenationZone w:val="360"/>
  <w:drawingGridHorizontalSpacing w:val="158"/>
  <w:drawingGridVerticalSpacing w:val="29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23B7FC"/>
    <w:rsid w:val="00045032"/>
    <w:rsid w:val="00062A1F"/>
    <w:rsid w:val="00086A54"/>
    <w:rsid w:val="000F2B8D"/>
    <w:rsid w:val="001272E4"/>
    <w:rsid w:val="00240C71"/>
    <w:rsid w:val="003A4820"/>
    <w:rsid w:val="007D31B7"/>
    <w:rsid w:val="00BF00A8"/>
    <w:rsid w:val="00CB6656"/>
    <w:rsid w:val="00D6193F"/>
    <w:rsid w:val="00F8611D"/>
    <w:rsid w:val="17FBE5F9"/>
    <w:rsid w:val="23E77512"/>
    <w:rsid w:val="34F03CDF"/>
    <w:rsid w:val="37FF8A86"/>
    <w:rsid w:val="39C6364D"/>
    <w:rsid w:val="3BB3A1CD"/>
    <w:rsid w:val="3DE44F4C"/>
    <w:rsid w:val="3EDFED0A"/>
    <w:rsid w:val="3EECA0B8"/>
    <w:rsid w:val="3F4FC185"/>
    <w:rsid w:val="3FBC6CA9"/>
    <w:rsid w:val="49BAF9EF"/>
    <w:rsid w:val="4FFB053F"/>
    <w:rsid w:val="5EFBEB2D"/>
    <w:rsid w:val="5F69FFA0"/>
    <w:rsid w:val="5FDF1EA7"/>
    <w:rsid w:val="6B23B7FC"/>
    <w:rsid w:val="6DCCF7B9"/>
    <w:rsid w:val="6FFCA6B1"/>
    <w:rsid w:val="6FFFB2F9"/>
    <w:rsid w:val="777FCA75"/>
    <w:rsid w:val="77AFC2EC"/>
    <w:rsid w:val="77BFDDDC"/>
    <w:rsid w:val="77C23AD0"/>
    <w:rsid w:val="77F71FED"/>
    <w:rsid w:val="7BE5927F"/>
    <w:rsid w:val="7BFF3147"/>
    <w:rsid w:val="7D3FD3D0"/>
    <w:rsid w:val="7DCF2432"/>
    <w:rsid w:val="7EBF6ACF"/>
    <w:rsid w:val="7F39B949"/>
    <w:rsid w:val="7F772170"/>
    <w:rsid w:val="7FBF28F2"/>
    <w:rsid w:val="7FFD9B98"/>
    <w:rsid w:val="7FFE85D8"/>
    <w:rsid w:val="9E7EE6E9"/>
    <w:rsid w:val="9F6DC499"/>
    <w:rsid w:val="B1DDE9AC"/>
    <w:rsid w:val="B4BFEEAF"/>
    <w:rsid w:val="B77F532C"/>
    <w:rsid w:val="BF5B8C72"/>
    <w:rsid w:val="BF7703C9"/>
    <w:rsid w:val="BFDB6C12"/>
    <w:rsid w:val="BFF3BDD4"/>
    <w:rsid w:val="C07DB409"/>
    <w:rsid w:val="CCF73D3F"/>
    <w:rsid w:val="DBFD5876"/>
    <w:rsid w:val="DE958B0C"/>
    <w:rsid w:val="DF771DBC"/>
    <w:rsid w:val="DFFFD827"/>
    <w:rsid w:val="E13727D2"/>
    <w:rsid w:val="E59BEC59"/>
    <w:rsid w:val="E7FF7BF0"/>
    <w:rsid w:val="EB1FA3ED"/>
    <w:rsid w:val="ECEA1DBB"/>
    <w:rsid w:val="EFDF91ED"/>
    <w:rsid w:val="EFF12D92"/>
    <w:rsid w:val="F5B6FD83"/>
    <w:rsid w:val="F77FD963"/>
    <w:rsid w:val="F8037651"/>
    <w:rsid w:val="FBAB9B5B"/>
    <w:rsid w:val="FCEF4AFA"/>
    <w:rsid w:val="FDBB5BEC"/>
    <w:rsid w:val="FDDB89E2"/>
    <w:rsid w:val="FEEBA9AB"/>
    <w:rsid w:val="FEFF03D3"/>
    <w:rsid w:val="FF5E1369"/>
    <w:rsid w:val="FFD7CF5D"/>
    <w:rsid w:val="FFDE63A8"/>
    <w:rsid w:val="FFF71F6E"/>
    <w:rsid w:val="FFFF8DA8"/>
    <w:rsid w:val="FFFF8D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Times New Roman" w:eastAsia="仿宋_GB2312" w:cs="Times New Roman"/>
      <w:kern w:val="2"/>
      <w:sz w:val="32"/>
      <w:szCs w:val="3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00" w:beforeAutospacing="1" w:after="120"/>
    </w:p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Body Text First Indent"/>
    <w:basedOn w:val="2"/>
    <w:qFormat/>
    <w:uiPriority w:val="0"/>
    <w:pPr>
      <w:widowControl w:val="0"/>
      <w:ind w:firstLine="420" w:firstLineChars="100"/>
      <w:jc w:val="both"/>
    </w:pPr>
    <w:rPr>
      <w:rFonts w:ascii="宋体" w:hAnsi="宋体" w:eastAsia="宋体" w:cs="Times New Roman"/>
      <w:color w:val="0000FF"/>
      <w:kern w:val="0"/>
      <w:sz w:val="20"/>
      <w:szCs w:val="20"/>
      <w:lang w:val="en-US" w:eastAsia="zh-CN" w:bidi="ar-SA"/>
    </w:r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kylin/&#26700;&#38754;/A4&#20844;&#25991;&#27169;&#26495;28&#23383;.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A4公文模板28字.wpt</Template>
  <Pages>1</Pages>
  <Words>0</Words>
  <Characters>0</Characters>
  <Lines>1</Lines>
  <Paragraphs>1</Paragraphs>
  <TotalTime>74</TotalTime>
  <ScaleCrop>false</ScaleCrop>
  <LinksUpToDate>false</LinksUpToDate>
  <CharactersWithSpaces>0</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2023-04-25T09:51:00Z</dcterms:created>
  <dc:creator>kylin</dc:creator>
  <cp:lastModifiedBy>张朝辉</cp:lastModifiedBy>
  <dcterms:modified xsi:type="dcterms:W3CDTF">2023-05-10T11:54:55Z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ies>
</file>